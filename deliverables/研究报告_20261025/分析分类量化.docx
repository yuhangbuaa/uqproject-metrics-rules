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59736" w14:textId="77777777" w:rsidR="00521EAF" w:rsidRDefault="005924B4">
      <w:pPr>
        <w:pStyle w:val="a9"/>
      </w:pPr>
      <w:bookmarkStart w:id="0" w:name="决策不确定性及其来源的分析-分类-量化方法研究报告"/>
      <w:r>
        <w:rPr>
          <w:rFonts w:hint="eastAsia"/>
        </w:rPr>
        <w:t>决策不确定性及其来源的分析</w:t>
      </w:r>
      <w:r>
        <w:rPr>
          <w:rFonts w:hint="eastAsia"/>
        </w:rPr>
        <w:t>-</w:t>
      </w:r>
      <w:r>
        <w:rPr>
          <w:rFonts w:hint="eastAsia"/>
        </w:rPr>
        <w:t>分类</w:t>
      </w:r>
      <w:r>
        <w:rPr>
          <w:rFonts w:hint="eastAsia"/>
        </w:rPr>
        <w:t>-</w:t>
      </w:r>
      <w:r>
        <w:rPr>
          <w:rFonts w:hint="eastAsia"/>
        </w:rPr>
        <w:t>量化方法研究报告</w:t>
      </w:r>
    </w:p>
    <w:p w14:paraId="07199554" w14:textId="77777777" w:rsidR="00521EAF" w:rsidRDefault="005924B4">
      <w:pPr>
        <w:pStyle w:val="FirstParagraph"/>
        <w:spacing w:after="120"/>
        <w:ind w:left="720" w:firstLineChars="0"/>
        <w:jc w:val="left"/>
      </w:pPr>
      <w:r>
        <w:rPr>
          <w:rFonts w:hint="eastAsia"/>
        </w:rPr>
        <w:t>项目编号：</w:t>
      </w:r>
    </w:p>
    <w:p w14:paraId="0DB88563" w14:textId="77777777" w:rsidR="00521EAF" w:rsidRDefault="005924B4">
      <w:pPr>
        <w:pStyle w:val="a0"/>
        <w:spacing w:after="120"/>
        <w:ind w:left="720" w:firstLineChars="0"/>
        <w:jc w:val="left"/>
      </w:pPr>
      <w:r>
        <w:rPr>
          <w:rFonts w:hint="eastAsia"/>
        </w:rPr>
        <w:t>项目名称：智能软件决策不确定性在线感知与质量风险预测技术</w:t>
      </w:r>
    </w:p>
    <w:p w14:paraId="5E358D60" w14:textId="77777777" w:rsidR="00521EAF" w:rsidRDefault="005924B4">
      <w:pPr>
        <w:pStyle w:val="a0"/>
        <w:spacing w:after="120"/>
        <w:ind w:left="720" w:firstLineChars="0"/>
        <w:jc w:val="left"/>
      </w:pPr>
      <w:r>
        <w:rPr>
          <w:rFonts w:hint="eastAsia"/>
        </w:rPr>
        <w:t>牵头责任单位：</w:t>
      </w:r>
    </w:p>
    <w:p w14:paraId="63FAECC9" w14:textId="77777777" w:rsidR="00521EAF" w:rsidRDefault="005924B4">
      <w:pPr>
        <w:pStyle w:val="a0"/>
        <w:spacing w:after="120"/>
        <w:ind w:left="720" w:firstLineChars="0"/>
        <w:jc w:val="left"/>
      </w:pPr>
      <w:r>
        <w:rPr>
          <w:rFonts w:hint="eastAsia"/>
        </w:rPr>
        <w:t>承</w:t>
      </w:r>
      <w:proofErr w:type="gramStart"/>
      <w:r>
        <w:rPr>
          <w:rFonts w:hint="eastAsia"/>
        </w:rPr>
        <w:t>研</w:t>
      </w:r>
      <w:proofErr w:type="gramEnd"/>
      <w:r>
        <w:rPr>
          <w:rFonts w:hint="eastAsia"/>
        </w:rPr>
        <w:t>单位：北京航空航天大学</w:t>
      </w:r>
    </w:p>
    <w:p w14:paraId="63EF58B3" w14:textId="77777777" w:rsidR="00521EAF" w:rsidRDefault="005924B4">
      <w:pPr>
        <w:pStyle w:val="a0"/>
        <w:spacing w:after="120"/>
        <w:ind w:left="720" w:firstLineChars="0"/>
        <w:jc w:val="left"/>
      </w:pPr>
      <w:r>
        <w:rPr>
          <w:rFonts w:hint="eastAsia"/>
        </w:rPr>
        <w:t>项目负责人：</w:t>
      </w:r>
    </w:p>
    <w:p w14:paraId="1C61D53A" w14:textId="77777777" w:rsidR="00521EAF" w:rsidRDefault="005924B4">
      <w:pPr>
        <w:pStyle w:val="a0"/>
        <w:spacing w:after="120"/>
        <w:ind w:left="720" w:firstLineChars="0"/>
        <w:jc w:val="left"/>
      </w:pPr>
      <w:r>
        <w:rPr>
          <w:rFonts w:hint="eastAsia"/>
        </w:rPr>
        <w:t>协议编号：</w:t>
      </w:r>
    </w:p>
    <w:p w14:paraId="237F9E02" w14:textId="77777777" w:rsidR="00521EAF" w:rsidRDefault="005924B4">
      <w:pPr>
        <w:pStyle w:val="a0"/>
        <w:spacing w:after="120"/>
        <w:ind w:left="720" w:firstLineChars="0"/>
        <w:jc w:val="left"/>
      </w:pPr>
      <w:r>
        <w:rPr>
          <w:rFonts w:hint="eastAsia"/>
        </w:rPr>
        <w:t>研究周期：</w:t>
      </w:r>
    </w:p>
    <w:p w14:paraId="6D82C15B" w14:textId="77777777" w:rsidR="00521EAF" w:rsidRDefault="005924B4">
      <w:pPr>
        <w:pStyle w:val="a0"/>
        <w:spacing w:after="120"/>
        <w:ind w:left="720" w:firstLineChars="0"/>
        <w:jc w:val="left"/>
      </w:pPr>
      <w:r>
        <w:rPr>
          <w:rFonts w:hint="eastAsia"/>
        </w:rPr>
        <w:t>编制日期：</w:t>
      </w:r>
      <w:r>
        <w:br w:type="page"/>
      </w:r>
    </w:p>
    <w:p w14:paraId="61724EDB" w14:textId="77777777" w:rsidR="00521EAF" w:rsidRPr="00F13892" w:rsidRDefault="005924B4">
      <w:pPr>
        <w:pStyle w:val="1"/>
        <w:pageBreakBefore/>
        <w:snapToGrid w:val="0"/>
        <w:jc w:val="center"/>
        <w:rPr>
          <w:sz w:val="22"/>
          <w:szCs w:val="22"/>
        </w:rPr>
      </w:pPr>
      <w:r w:rsidRPr="00F13892">
        <w:rPr>
          <w:rFonts w:ascii="Times New Roman" w:eastAsia="仿宋_GB2312" w:hAnsi="Times New Roman"/>
          <w:b w:val="0"/>
          <w:sz w:val="22"/>
          <w:szCs w:val="22"/>
        </w:rPr>
        <w:lastRenderedPageBreak/>
        <w:t>目录</w:t>
      </w:r>
    </w:p>
    <w:p w14:paraId="794823C9" w14:textId="77777777" w:rsidR="00521EAF" w:rsidRPr="00F13892" w:rsidRDefault="005924B4">
      <w:pPr>
        <w:pStyle w:val="a0"/>
        <w:tabs>
          <w:tab w:val="right" w:leader="dot" w:pos="9298"/>
        </w:tabs>
        <w:snapToGrid w:val="0"/>
        <w:spacing w:line="240" w:lineRule="exact"/>
        <w:ind w:firstLineChars="0" w:firstLine="0"/>
        <w:rPr>
          <w:sz w:val="22"/>
          <w:szCs w:val="22"/>
        </w:rPr>
      </w:pPr>
      <w:r w:rsidRPr="00F13892">
        <w:rPr>
          <w:color w:val="000000"/>
          <w:sz w:val="22"/>
          <w:szCs w:val="22"/>
        </w:rPr>
        <w:t>摘要</w:t>
      </w:r>
      <w:r w:rsidRPr="00F13892">
        <w:rPr>
          <w:sz w:val="22"/>
          <w:szCs w:val="22"/>
        </w:rPr>
        <w:tab/>
      </w:r>
      <w:r w:rsidRPr="00F13892">
        <w:rPr>
          <w:color w:val="000000"/>
          <w:sz w:val="22"/>
          <w:szCs w:val="22"/>
        </w:rPr>
        <w:t>1</w:t>
      </w:r>
    </w:p>
    <w:p w14:paraId="5F91DC5D" w14:textId="77777777" w:rsidR="00521EAF" w:rsidRPr="00F13892" w:rsidRDefault="005924B4">
      <w:pPr>
        <w:pStyle w:val="a0"/>
        <w:tabs>
          <w:tab w:val="right" w:leader="dot" w:pos="9298"/>
        </w:tabs>
        <w:snapToGrid w:val="0"/>
        <w:spacing w:line="240" w:lineRule="exact"/>
        <w:ind w:firstLineChars="0" w:firstLine="0"/>
        <w:rPr>
          <w:sz w:val="22"/>
          <w:szCs w:val="22"/>
        </w:rPr>
      </w:pPr>
      <w:r w:rsidRPr="00F13892">
        <w:rPr>
          <w:color w:val="000000"/>
          <w:sz w:val="22"/>
          <w:szCs w:val="22"/>
        </w:rPr>
        <w:t xml:space="preserve">1 </w:t>
      </w:r>
      <w:r w:rsidRPr="00F13892">
        <w:rPr>
          <w:color w:val="000000"/>
          <w:sz w:val="22"/>
          <w:szCs w:val="22"/>
        </w:rPr>
        <w:t>研究目的与范围</w:t>
      </w:r>
      <w:r w:rsidRPr="00F13892">
        <w:rPr>
          <w:sz w:val="22"/>
          <w:szCs w:val="22"/>
        </w:rPr>
        <w:tab/>
      </w:r>
      <w:r w:rsidRPr="00F13892">
        <w:rPr>
          <w:color w:val="000000"/>
          <w:sz w:val="22"/>
          <w:szCs w:val="22"/>
        </w:rPr>
        <w:t>1</w:t>
      </w:r>
    </w:p>
    <w:p w14:paraId="79BFCFD9"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1.1 </w:t>
      </w:r>
      <w:r w:rsidRPr="00F13892">
        <w:rPr>
          <w:color w:val="000000"/>
          <w:sz w:val="22"/>
          <w:szCs w:val="22"/>
        </w:rPr>
        <w:t>研究对象</w:t>
      </w:r>
      <w:r w:rsidRPr="00F13892">
        <w:rPr>
          <w:sz w:val="22"/>
          <w:szCs w:val="22"/>
        </w:rPr>
        <w:tab/>
      </w:r>
      <w:r w:rsidRPr="00F13892">
        <w:rPr>
          <w:color w:val="000000"/>
          <w:sz w:val="22"/>
          <w:szCs w:val="22"/>
        </w:rPr>
        <w:t>1</w:t>
      </w:r>
    </w:p>
    <w:p w14:paraId="4E959F88"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1.2 </w:t>
      </w:r>
      <w:r w:rsidRPr="00F13892">
        <w:rPr>
          <w:color w:val="000000"/>
          <w:sz w:val="22"/>
          <w:szCs w:val="22"/>
        </w:rPr>
        <w:t>不确定性分类方法的重要性</w:t>
      </w:r>
      <w:r w:rsidRPr="00F13892">
        <w:rPr>
          <w:sz w:val="22"/>
          <w:szCs w:val="22"/>
        </w:rPr>
        <w:tab/>
      </w:r>
      <w:r w:rsidRPr="00F13892">
        <w:rPr>
          <w:color w:val="000000"/>
          <w:sz w:val="22"/>
          <w:szCs w:val="22"/>
        </w:rPr>
        <w:t>3</w:t>
      </w:r>
    </w:p>
    <w:p w14:paraId="5D160D3B"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1.3 </w:t>
      </w:r>
      <w:r w:rsidRPr="00F13892">
        <w:rPr>
          <w:color w:val="000000"/>
          <w:sz w:val="22"/>
          <w:szCs w:val="22"/>
        </w:rPr>
        <w:t>指标与规则的组织方式</w:t>
      </w:r>
      <w:r w:rsidRPr="00F13892">
        <w:rPr>
          <w:sz w:val="22"/>
          <w:szCs w:val="22"/>
        </w:rPr>
        <w:tab/>
      </w:r>
      <w:r w:rsidRPr="00F13892">
        <w:rPr>
          <w:color w:val="000000"/>
          <w:sz w:val="22"/>
          <w:szCs w:val="22"/>
        </w:rPr>
        <w:t>4</w:t>
      </w:r>
    </w:p>
    <w:p w14:paraId="32066EB2" w14:textId="77777777" w:rsidR="00521EAF" w:rsidRPr="00F13892" w:rsidRDefault="005924B4">
      <w:pPr>
        <w:pStyle w:val="a0"/>
        <w:tabs>
          <w:tab w:val="right" w:leader="dot" w:pos="9298"/>
        </w:tabs>
        <w:snapToGrid w:val="0"/>
        <w:spacing w:line="240" w:lineRule="exact"/>
        <w:ind w:firstLineChars="0" w:firstLine="0"/>
        <w:rPr>
          <w:sz w:val="22"/>
          <w:szCs w:val="22"/>
        </w:rPr>
      </w:pPr>
      <w:r w:rsidRPr="00F13892">
        <w:rPr>
          <w:color w:val="000000"/>
          <w:sz w:val="22"/>
          <w:szCs w:val="22"/>
        </w:rPr>
        <w:t xml:space="preserve">2 </w:t>
      </w:r>
      <w:r w:rsidRPr="00F13892">
        <w:rPr>
          <w:color w:val="000000"/>
          <w:sz w:val="22"/>
          <w:szCs w:val="22"/>
        </w:rPr>
        <w:t>不确定性定义、分类框架构建方法与最终框架</w:t>
      </w:r>
      <w:r w:rsidRPr="00F13892">
        <w:rPr>
          <w:sz w:val="22"/>
          <w:szCs w:val="22"/>
        </w:rPr>
        <w:tab/>
      </w:r>
      <w:r w:rsidRPr="00F13892">
        <w:rPr>
          <w:color w:val="000000"/>
          <w:sz w:val="22"/>
          <w:szCs w:val="22"/>
        </w:rPr>
        <w:t>5</w:t>
      </w:r>
    </w:p>
    <w:p w14:paraId="3BD16979"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2.1 </w:t>
      </w:r>
      <w:r w:rsidRPr="00F13892">
        <w:rPr>
          <w:color w:val="000000"/>
          <w:sz w:val="22"/>
          <w:szCs w:val="22"/>
        </w:rPr>
        <w:t>不确定性定义</w:t>
      </w:r>
      <w:r w:rsidRPr="00F13892">
        <w:rPr>
          <w:sz w:val="22"/>
          <w:szCs w:val="22"/>
        </w:rPr>
        <w:tab/>
      </w:r>
      <w:r w:rsidRPr="00F13892">
        <w:rPr>
          <w:color w:val="000000"/>
          <w:sz w:val="22"/>
          <w:szCs w:val="22"/>
        </w:rPr>
        <w:t>5</w:t>
      </w:r>
    </w:p>
    <w:p w14:paraId="6BC81362"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2.2 </w:t>
      </w:r>
      <w:r w:rsidRPr="00F13892">
        <w:rPr>
          <w:color w:val="000000"/>
          <w:sz w:val="22"/>
          <w:szCs w:val="22"/>
        </w:rPr>
        <w:t>分类框架构建方法</w:t>
      </w:r>
      <w:r w:rsidRPr="00F13892">
        <w:rPr>
          <w:sz w:val="22"/>
          <w:szCs w:val="22"/>
        </w:rPr>
        <w:tab/>
      </w:r>
      <w:r w:rsidRPr="00F13892">
        <w:rPr>
          <w:color w:val="000000"/>
          <w:sz w:val="22"/>
          <w:szCs w:val="22"/>
        </w:rPr>
        <w:t>6</w:t>
      </w:r>
    </w:p>
    <w:p w14:paraId="759C7AED"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2.3 </w:t>
      </w:r>
      <w:r w:rsidRPr="00F13892">
        <w:rPr>
          <w:color w:val="000000"/>
          <w:sz w:val="22"/>
          <w:szCs w:val="22"/>
        </w:rPr>
        <w:t>最终的分类框架</w:t>
      </w:r>
      <w:r w:rsidRPr="00F13892">
        <w:rPr>
          <w:sz w:val="22"/>
          <w:szCs w:val="22"/>
        </w:rPr>
        <w:tab/>
      </w:r>
      <w:r w:rsidRPr="00F13892">
        <w:rPr>
          <w:color w:val="000000"/>
          <w:sz w:val="22"/>
          <w:szCs w:val="22"/>
        </w:rPr>
        <w:t>7</w:t>
      </w:r>
    </w:p>
    <w:p w14:paraId="0F24DEB2" w14:textId="77777777" w:rsidR="00521EAF" w:rsidRPr="00F13892" w:rsidRDefault="005924B4">
      <w:pPr>
        <w:pStyle w:val="a0"/>
        <w:tabs>
          <w:tab w:val="right" w:leader="dot" w:pos="9298"/>
        </w:tabs>
        <w:snapToGrid w:val="0"/>
        <w:spacing w:line="240" w:lineRule="exact"/>
        <w:ind w:firstLineChars="0" w:firstLine="0"/>
        <w:rPr>
          <w:sz w:val="22"/>
          <w:szCs w:val="22"/>
        </w:rPr>
      </w:pPr>
      <w:r w:rsidRPr="00F13892">
        <w:rPr>
          <w:color w:val="000000"/>
          <w:sz w:val="22"/>
          <w:szCs w:val="22"/>
        </w:rPr>
        <w:t xml:space="preserve">3 </w:t>
      </w:r>
      <w:r w:rsidRPr="00F13892">
        <w:rPr>
          <w:color w:val="000000"/>
          <w:sz w:val="22"/>
          <w:szCs w:val="22"/>
        </w:rPr>
        <w:t>指标库：十二项指标的定义与输入输出</w:t>
      </w:r>
      <w:r w:rsidRPr="00F13892">
        <w:rPr>
          <w:sz w:val="22"/>
          <w:szCs w:val="22"/>
        </w:rPr>
        <w:tab/>
      </w:r>
      <w:r w:rsidRPr="00F13892">
        <w:rPr>
          <w:color w:val="000000"/>
          <w:sz w:val="22"/>
          <w:szCs w:val="22"/>
        </w:rPr>
        <w:t>9</w:t>
      </w:r>
    </w:p>
    <w:p w14:paraId="14800B3D"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3.1 </w:t>
      </w:r>
      <w:r w:rsidRPr="00F13892">
        <w:rPr>
          <w:color w:val="000000"/>
          <w:sz w:val="22"/>
          <w:szCs w:val="22"/>
        </w:rPr>
        <w:t>指标总</w:t>
      </w:r>
      <w:proofErr w:type="gramStart"/>
      <w:r w:rsidRPr="00F13892">
        <w:rPr>
          <w:color w:val="000000"/>
          <w:sz w:val="22"/>
          <w:szCs w:val="22"/>
        </w:rPr>
        <w:t>览</w:t>
      </w:r>
      <w:proofErr w:type="gramEnd"/>
      <w:r w:rsidRPr="00F13892">
        <w:rPr>
          <w:sz w:val="22"/>
          <w:szCs w:val="22"/>
        </w:rPr>
        <w:tab/>
      </w:r>
      <w:r w:rsidRPr="00F13892">
        <w:rPr>
          <w:color w:val="000000"/>
          <w:sz w:val="22"/>
          <w:szCs w:val="22"/>
        </w:rPr>
        <w:t>9</w:t>
      </w:r>
    </w:p>
    <w:p w14:paraId="0F3BDBF6"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3.2 P-I01 </w:t>
      </w:r>
      <w:r w:rsidRPr="00F13892">
        <w:rPr>
          <w:color w:val="000000"/>
          <w:sz w:val="22"/>
          <w:szCs w:val="22"/>
        </w:rPr>
        <w:t>多次生成代码的差异程度</w:t>
      </w:r>
      <w:r w:rsidRPr="00F13892">
        <w:rPr>
          <w:sz w:val="22"/>
          <w:szCs w:val="22"/>
        </w:rPr>
        <w:tab/>
      </w:r>
      <w:r w:rsidRPr="00F13892">
        <w:rPr>
          <w:color w:val="000000"/>
          <w:sz w:val="22"/>
          <w:szCs w:val="22"/>
        </w:rPr>
        <w:t>11</w:t>
      </w:r>
    </w:p>
    <w:p w14:paraId="067213B5"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3.3 P-I02 </w:t>
      </w:r>
      <w:r w:rsidRPr="00F13892">
        <w:rPr>
          <w:color w:val="000000"/>
          <w:sz w:val="22"/>
          <w:szCs w:val="22"/>
        </w:rPr>
        <w:t>多次生成代码的测试表现波动</w:t>
      </w:r>
      <w:r w:rsidRPr="00F13892">
        <w:rPr>
          <w:sz w:val="22"/>
          <w:szCs w:val="22"/>
        </w:rPr>
        <w:tab/>
      </w:r>
      <w:r w:rsidRPr="00F13892">
        <w:rPr>
          <w:color w:val="000000"/>
          <w:sz w:val="22"/>
          <w:szCs w:val="22"/>
        </w:rPr>
        <w:t>12</w:t>
      </w:r>
    </w:p>
    <w:p w14:paraId="616AC817"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3.4 P-I03 </w:t>
      </w:r>
      <w:r w:rsidRPr="00F13892">
        <w:rPr>
          <w:color w:val="000000"/>
          <w:sz w:val="22"/>
          <w:szCs w:val="22"/>
        </w:rPr>
        <w:t>代码差异与测试波动综合分数</w:t>
      </w:r>
      <w:r w:rsidRPr="00F13892">
        <w:rPr>
          <w:sz w:val="22"/>
          <w:szCs w:val="22"/>
        </w:rPr>
        <w:tab/>
      </w:r>
      <w:r w:rsidRPr="00F13892">
        <w:rPr>
          <w:color w:val="000000"/>
          <w:sz w:val="22"/>
          <w:szCs w:val="22"/>
        </w:rPr>
        <w:t>12</w:t>
      </w:r>
    </w:p>
    <w:p w14:paraId="588B032E"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3.5 P-I04 </w:t>
      </w:r>
      <w:r w:rsidRPr="00F13892">
        <w:rPr>
          <w:color w:val="000000"/>
          <w:sz w:val="22"/>
          <w:szCs w:val="22"/>
        </w:rPr>
        <w:t>代码行的差异程度</w:t>
      </w:r>
      <w:r w:rsidRPr="00F13892">
        <w:rPr>
          <w:sz w:val="22"/>
          <w:szCs w:val="22"/>
        </w:rPr>
        <w:tab/>
      </w:r>
      <w:r w:rsidRPr="00F13892">
        <w:rPr>
          <w:color w:val="000000"/>
          <w:sz w:val="22"/>
          <w:szCs w:val="22"/>
        </w:rPr>
        <w:t>13</w:t>
      </w:r>
    </w:p>
    <w:p w14:paraId="6805D9F8"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3.6 P-I05 </w:t>
      </w:r>
      <w:r w:rsidRPr="00F13892">
        <w:rPr>
          <w:color w:val="000000"/>
          <w:sz w:val="22"/>
          <w:szCs w:val="22"/>
        </w:rPr>
        <w:t>多次生成结果的成败混合程度</w:t>
      </w:r>
      <w:r w:rsidRPr="00F13892">
        <w:rPr>
          <w:sz w:val="22"/>
          <w:szCs w:val="22"/>
        </w:rPr>
        <w:tab/>
      </w:r>
      <w:r w:rsidRPr="00F13892">
        <w:rPr>
          <w:color w:val="000000"/>
          <w:sz w:val="22"/>
          <w:szCs w:val="22"/>
        </w:rPr>
        <w:t>13</w:t>
      </w:r>
    </w:p>
    <w:p w14:paraId="4387EC44"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3.7 P-I06 </w:t>
      </w:r>
      <w:r w:rsidRPr="00F13892">
        <w:rPr>
          <w:color w:val="000000"/>
          <w:sz w:val="22"/>
          <w:szCs w:val="22"/>
        </w:rPr>
        <w:t>多次生成结果的成败波动分数</w:t>
      </w:r>
      <w:r w:rsidRPr="00F13892">
        <w:rPr>
          <w:sz w:val="22"/>
          <w:szCs w:val="22"/>
        </w:rPr>
        <w:tab/>
      </w:r>
      <w:r w:rsidRPr="00F13892">
        <w:rPr>
          <w:color w:val="000000"/>
          <w:sz w:val="22"/>
          <w:szCs w:val="22"/>
        </w:rPr>
        <w:t>14</w:t>
      </w:r>
    </w:p>
    <w:p w14:paraId="507FB921"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3.8 P-I07 </w:t>
      </w:r>
      <w:r w:rsidRPr="00F13892">
        <w:rPr>
          <w:color w:val="000000"/>
          <w:sz w:val="22"/>
          <w:szCs w:val="22"/>
        </w:rPr>
        <w:t>不同代码文本所占比例</w:t>
      </w:r>
      <w:r w:rsidRPr="00F13892">
        <w:rPr>
          <w:sz w:val="22"/>
          <w:szCs w:val="22"/>
        </w:rPr>
        <w:tab/>
      </w:r>
      <w:r w:rsidRPr="00F13892">
        <w:rPr>
          <w:color w:val="000000"/>
          <w:sz w:val="22"/>
          <w:szCs w:val="22"/>
        </w:rPr>
        <w:t>14</w:t>
      </w:r>
    </w:p>
    <w:p w14:paraId="4EEE0B51"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3.9 P-I08 </w:t>
      </w:r>
      <w:r w:rsidRPr="00F13892">
        <w:rPr>
          <w:color w:val="000000"/>
          <w:sz w:val="22"/>
          <w:szCs w:val="22"/>
        </w:rPr>
        <w:t>需求表述变化后的综合分数差值</w:t>
      </w:r>
      <w:r w:rsidRPr="00F13892">
        <w:rPr>
          <w:sz w:val="22"/>
          <w:szCs w:val="22"/>
        </w:rPr>
        <w:tab/>
      </w:r>
      <w:r w:rsidRPr="00F13892">
        <w:rPr>
          <w:color w:val="000000"/>
          <w:sz w:val="22"/>
          <w:szCs w:val="22"/>
        </w:rPr>
        <w:t>14</w:t>
      </w:r>
    </w:p>
    <w:p w14:paraId="1D350496"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3.10 S-I01 </w:t>
      </w:r>
      <w:r w:rsidRPr="00F13892">
        <w:rPr>
          <w:color w:val="000000"/>
          <w:sz w:val="22"/>
          <w:szCs w:val="22"/>
        </w:rPr>
        <w:t>规划可行性评分</w:t>
      </w:r>
      <w:r w:rsidRPr="00F13892">
        <w:rPr>
          <w:sz w:val="22"/>
          <w:szCs w:val="22"/>
        </w:rPr>
        <w:tab/>
      </w:r>
      <w:r w:rsidRPr="00F13892">
        <w:rPr>
          <w:color w:val="000000"/>
          <w:sz w:val="22"/>
          <w:szCs w:val="22"/>
        </w:rPr>
        <w:t>15</w:t>
      </w:r>
    </w:p>
    <w:p w14:paraId="15FDA006"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3.11 S-I02 </w:t>
      </w:r>
      <w:r w:rsidRPr="00F13892">
        <w:rPr>
          <w:color w:val="000000"/>
          <w:sz w:val="22"/>
          <w:szCs w:val="22"/>
        </w:rPr>
        <w:t>需求相关性评分</w:t>
      </w:r>
      <w:r w:rsidRPr="00F13892">
        <w:rPr>
          <w:sz w:val="22"/>
          <w:szCs w:val="22"/>
        </w:rPr>
        <w:tab/>
      </w:r>
      <w:r w:rsidRPr="00F13892">
        <w:rPr>
          <w:color w:val="000000"/>
          <w:sz w:val="22"/>
          <w:szCs w:val="22"/>
        </w:rPr>
        <w:t>16</w:t>
      </w:r>
    </w:p>
    <w:p w14:paraId="3DF0BC21"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3.12 S-I03 </w:t>
      </w:r>
      <w:r w:rsidRPr="00F13892">
        <w:rPr>
          <w:color w:val="000000"/>
          <w:sz w:val="22"/>
          <w:szCs w:val="22"/>
        </w:rPr>
        <w:t>规划清晰度评分</w:t>
      </w:r>
      <w:r w:rsidRPr="00F13892">
        <w:rPr>
          <w:sz w:val="22"/>
          <w:szCs w:val="22"/>
        </w:rPr>
        <w:tab/>
      </w:r>
      <w:r w:rsidRPr="00F13892">
        <w:rPr>
          <w:color w:val="000000"/>
          <w:sz w:val="22"/>
          <w:szCs w:val="22"/>
        </w:rPr>
        <w:t>16</w:t>
      </w:r>
    </w:p>
    <w:p w14:paraId="576E0F6F"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3.13 S-I04 </w:t>
      </w:r>
      <w:r w:rsidRPr="00F13892">
        <w:rPr>
          <w:color w:val="000000"/>
          <w:sz w:val="22"/>
          <w:szCs w:val="22"/>
        </w:rPr>
        <w:t>多次生成代码的测试通过率波动（代码通过率方差）</w:t>
      </w:r>
      <w:r w:rsidRPr="00F13892">
        <w:rPr>
          <w:sz w:val="22"/>
          <w:szCs w:val="22"/>
        </w:rPr>
        <w:tab/>
      </w:r>
      <w:r w:rsidRPr="00F13892">
        <w:rPr>
          <w:color w:val="000000"/>
          <w:sz w:val="22"/>
          <w:szCs w:val="22"/>
        </w:rPr>
        <w:t>17</w:t>
      </w:r>
    </w:p>
    <w:p w14:paraId="3453002C" w14:textId="77777777" w:rsidR="00521EAF" w:rsidRPr="00F13892" w:rsidRDefault="005924B4">
      <w:pPr>
        <w:pStyle w:val="a0"/>
        <w:tabs>
          <w:tab w:val="right" w:leader="dot" w:pos="9298"/>
        </w:tabs>
        <w:snapToGrid w:val="0"/>
        <w:spacing w:line="240" w:lineRule="exact"/>
        <w:ind w:firstLineChars="0" w:firstLine="0"/>
        <w:rPr>
          <w:sz w:val="22"/>
          <w:szCs w:val="22"/>
        </w:rPr>
      </w:pPr>
      <w:r w:rsidRPr="00F13892">
        <w:rPr>
          <w:color w:val="000000"/>
          <w:sz w:val="22"/>
          <w:szCs w:val="22"/>
        </w:rPr>
        <w:t xml:space="preserve">4 </w:t>
      </w:r>
      <w:r w:rsidRPr="00F13892">
        <w:rPr>
          <w:color w:val="000000"/>
          <w:sz w:val="22"/>
          <w:szCs w:val="22"/>
        </w:rPr>
        <w:t>规则库：十二条风险条件与修复策略</w:t>
      </w:r>
      <w:r w:rsidRPr="00F13892">
        <w:rPr>
          <w:sz w:val="22"/>
          <w:szCs w:val="22"/>
        </w:rPr>
        <w:tab/>
      </w:r>
      <w:r w:rsidRPr="00F13892">
        <w:rPr>
          <w:color w:val="000000"/>
          <w:sz w:val="22"/>
          <w:szCs w:val="22"/>
        </w:rPr>
        <w:t>17</w:t>
      </w:r>
    </w:p>
    <w:p w14:paraId="6F3A7292"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4.1 </w:t>
      </w:r>
      <w:r w:rsidRPr="00F13892">
        <w:rPr>
          <w:color w:val="000000"/>
          <w:sz w:val="22"/>
          <w:szCs w:val="22"/>
        </w:rPr>
        <w:t>规则组织与共同约定</w:t>
      </w:r>
      <w:r w:rsidRPr="00F13892">
        <w:rPr>
          <w:sz w:val="22"/>
          <w:szCs w:val="22"/>
        </w:rPr>
        <w:tab/>
      </w:r>
      <w:r w:rsidRPr="00F13892">
        <w:rPr>
          <w:color w:val="000000"/>
          <w:sz w:val="22"/>
          <w:szCs w:val="22"/>
        </w:rPr>
        <w:t>17</w:t>
      </w:r>
    </w:p>
    <w:p w14:paraId="304A3C08"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4.2 P-R01 </w:t>
      </w:r>
      <w:r w:rsidRPr="00F13892">
        <w:rPr>
          <w:color w:val="000000"/>
          <w:sz w:val="22"/>
          <w:szCs w:val="22"/>
        </w:rPr>
        <w:t>综合分数较高时的后续失败风险控制</w:t>
      </w:r>
      <w:r w:rsidRPr="00F13892">
        <w:rPr>
          <w:sz w:val="22"/>
          <w:szCs w:val="22"/>
        </w:rPr>
        <w:tab/>
      </w:r>
      <w:r w:rsidRPr="00F13892">
        <w:rPr>
          <w:color w:val="000000"/>
          <w:sz w:val="22"/>
          <w:szCs w:val="22"/>
        </w:rPr>
        <w:t>18</w:t>
      </w:r>
    </w:p>
    <w:p w14:paraId="2AEDD573"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4.3 P-R02 </w:t>
      </w:r>
      <w:r w:rsidRPr="00F13892">
        <w:rPr>
          <w:color w:val="000000"/>
          <w:sz w:val="22"/>
          <w:szCs w:val="22"/>
        </w:rPr>
        <w:t>模糊表述的正确性下降风险控制</w:t>
      </w:r>
      <w:r w:rsidRPr="00F13892">
        <w:rPr>
          <w:sz w:val="22"/>
          <w:szCs w:val="22"/>
        </w:rPr>
        <w:tab/>
      </w:r>
      <w:r w:rsidRPr="00F13892">
        <w:rPr>
          <w:color w:val="000000"/>
          <w:sz w:val="22"/>
          <w:szCs w:val="22"/>
        </w:rPr>
        <w:t>18</w:t>
      </w:r>
    </w:p>
    <w:p w14:paraId="01226EC1"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4.4 P-R03 </w:t>
      </w:r>
      <w:r w:rsidRPr="00F13892">
        <w:rPr>
          <w:color w:val="000000"/>
          <w:sz w:val="22"/>
          <w:szCs w:val="22"/>
        </w:rPr>
        <w:t>词汇歧义的正确性下降风险控制</w:t>
      </w:r>
      <w:r w:rsidRPr="00F13892">
        <w:rPr>
          <w:sz w:val="22"/>
          <w:szCs w:val="22"/>
        </w:rPr>
        <w:tab/>
      </w:r>
      <w:r w:rsidRPr="00F13892">
        <w:rPr>
          <w:color w:val="000000"/>
          <w:sz w:val="22"/>
          <w:szCs w:val="22"/>
        </w:rPr>
        <w:t>19</w:t>
      </w:r>
    </w:p>
    <w:p w14:paraId="20FF8AA7"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4.5 P-R04 </w:t>
      </w:r>
      <w:r w:rsidRPr="00F13892">
        <w:rPr>
          <w:color w:val="000000"/>
          <w:sz w:val="22"/>
          <w:szCs w:val="22"/>
        </w:rPr>
        <w:t>综合分数低时仍可能遗漏关键需求</w:t>
      </w:r>
      <w:r w:rsidRPr="00F13892">
        <w:rPr>
          <w:sz w:val="22"/>
          <w:szCs w:val="22"/>
        </w:rPr>
        <w:tab/>
      </w:r>
      <w:r w:rsidRPr="00F13892">
        <w:rPr>
          <w:color w:val="000000"/>
          <w:sz w:val="22"/>
          <w:szCs w:val="22"/>
        </w:rPr>
        <w:t>19</w:t>
      </w:r>
    </w:p>
    <w:p w14:paraId="0676E66A"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4.6 P-R05</w:t>
      </w:r>
      <w:r w:rsidRPr="00F13892">
        <w:rPr>
          <w:color w:val="000000"/>
          <w:sz w:val="22"/>
          <w:szCs w:val="22"/>
        </w:rPr>
        <w:t xml:space="preserve"> </w:t>
      </w:r>
      <w:r w:rsidRPr="00F13892">
        <w:rPr>
          <w:color w:val="000000"/>
          <w:sz w:val="22"/>
          <w:szCs w:val="22"/>
        </w:rPr>
        <w:t>无依据澄清约束的退化风险控制</w:t>
      </w:r>
      <w:r w:rsidRPr="00F13892">
        <w:rPr>
          <w:sz w:val="22"/>
          <w:szCs w:val="22"/>
        </w:rPr>
        <w:tab/>
      </w:r>
      <w:r w:rsidRPr="00F13892">
        <w:rPr>
          <w:color w:val="000000"/>
          <w:sz w:val="22"/>
          <w:szCs w:val="22"/>
        </w:rPr>
        <w:t>19</w:t>
      </w:r>
    </w:p>
    <w:p w14:paraId="1A7222E6"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4.7 P-R06 </w:t>
      </w:r>
      <w:r w:rsidRPr="00F13892">
        <w:rPr>
          <w:color w:val="000000"/>
          <w:sz w:val="22"/>
          <w:szCs w:val="22"/>
        </w:rPr>
        <w:t>结果看似稳定却持续误解需求的风险控制</w:t>
      </w:r>
      <w:r w:rsidRPr="00F13892">
        <w:rPr>
          <w:sz w:val="22"/>
          <w:szCs w:val="22"/>
        </w:rPr>
        <w:tab/>
      </w:r>
      <w:r w:rsidRPr="00F13892">
        <w:rPr>
          <w:color w:val="000000"/>
          <w:sz w:val="22"/>
          <w:szCs w:val="22"/>
        </w:rPr>
        <w:t>20</w:t>
      </w:r>
    </w:p>
    <w:p w14:paraId="27B19E19"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4.8 S-R01 </w:t>
      </w:r>
      <w:r w:rsidRPr="00F13892">
        <w:rPr>
          <w:color w:val="000000"/>
          <w:sz w:val="22"/>
          <w:szCs w:val="22"/>
        </w:rPr>
        <w:t>低可行性规划的后续实现风险控制</w:t>
      </w:r>
      <w:r w:rsidRPr="00F13892">
        <w:rPr>
          <w:sz w:val="22"/>
          <w:szCs w:val="22"/>
        </w:rPr>
        <w:tab/>
      </w:r>
      <w:r w:rsidRPr="00F13892">
        <w:rPr>
          <w:color w:val="000000"/>
          <w:sz w:val="22"/>
          <w:szCs w:val="22"/>
        </w:rPr>
        <w:t>20</w:t>
      </w:r>
    </w:p>
    <w:p w14:paraId="640ADA51"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4.9 S-R02 </w:t>
      </w:r>
      <w:r w:rsidRPr="00F13892">
        <w:rPr>
          <w:color w:val="000000"/>
          <w:sz w:val="22"/>
          <w:szCs w:val="22"/>
        </w:rPr>
        <w:t>低相关性规划的后续实现风险控制</w:t>
      </w:r>
      <w:r w:rsidRPr="00F13892">
        <w:rPr>
          <w:sz w:val="22"/>
          <w:szCs w:val="22"/>
        </w:rPr>
        <w:tab/>
      </w:r>
      <w:r w:rsidRPr="00F13892">
        <w:rPr>
          <w:color w:val="000000"/>
          <w:sz w:val="22"/>
          <w:szCs w:val="22"/>
        </w:rPr>
        <w:t>21</w:t>
      </w:r>
    </w:p>
    <w:p w14:paraId="0F664496"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4.10 S-R03 </w:t>
      </w:r>
      <w:r w:rsidRPr="00F13892">
        <w:rPr>
          <w:color w:val="000000"/>
          <w:sz w:val="22"/>
          <w:szCs w:val="22"/>
        </w:rPr>
        <w:t>低清晰度规划的后续实现风险控制</w:t>
      </w:r>
      <w:r w:rsidRPr="00F13892">
        <w:rPr>
          <w:sz w:val="22"/>
          <w:szCs w:val="22"/>
        </w:rPr>
        <w:tab/>
      </w:r>
      <w:r w:rsidRPr="00F13892">
        <w:rPr>
          <w:color w:val="000000"/>
          <w:sz w:val="22"/>
          <w:szCs w:val="22"/>
        </w:rPr>
        <w:t>21</w:t>
      </w:r>
    </w:p>
    <w:p w14:paraId="6161E08B"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4.11 S-R04 </w:t>
      </w:r>
      <w:r w:rsidRPr="00F13892">
        <w:rPr>
          <w:color w:val="000000"/>
          <w:sz w:val="22"/>
          <w:szCs w:val="22"/>
        </w:rPr>
        <w:t>公开测试失败后的规划修复</w:t>
      </w:r>
      <w:r w:rsidRPr="00F13892">
        <w:rPr>
          <w:sz w:val="22"/>
          <w:szCs w:val="22"/>
        </w:rPr>
        <w:tab/>
      </w:r>
      <w:r w:rsidRPr="00F13892">
        <w:rPr>
          <w:color w:val="000000"/>
          <w:sz w:val="22"/>
          <w:szCs w:val="22"/>
        </w:rPr>
        <w:t>21</w:t>
      </w:r>
    </w:p>
    <w:p w14:paraId="02F01B3A"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4.12 S-R05 </w:t>
      </w:r>
      <w:r w:rsidRPr="00F13892">
        <w:rPr>
          <w:color w:val="000000"/>
          <w:sz w:val="22"/>
          <w:szCs w:val="22"/>
        </w:rPr>
        <w:t>规划修复耗尽后的检索与代码修复</w:t>
      </w:r>
      <w:r w:rsidRPr="00F13892">
        <w:rPr>
          <w:sz w:val="22"/>
          <w:szCs w:val="22"/>
        </w:rPr>
        <w:tab/>
      </w:r>
      <w:r w:rsidRPr="00F13892">
        <w:rPr>
          <w:color w:val="000000"/>
          <w:sz w:val="22"/>
          <w:szCs w:val="22"/>
        </w:rPr>
        <w:t>22</w:t>
      </w:r>
    </w:p>
    <w:p w14:paraId="505134AB"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4.13 S-R06 </w:t>
      </w:r>
      <w:r w:rsidRPr="00F13892">
        <w:rPr>
          <w:color w:val="000000"/>
          <w:sz w:val="22"/>
          <w:szCs w:val="22"/>
        </w:rPr>
        <w:t>公开测试通过或预算耗尽后停止生成</w:t>
      </w:r>
      <w:r w:rsidRPr="00F13892">
        <w:rPr>
          <w:sz w:val="22"/>
          <w:szCs w:val="22"/>
        </w:rPr>
        <w:tab/>
      </w:r>
      <w:r w:rsidRPr="00F13892">
        <w:rPr>
          <w:color w:val="000000"/>
          <w:sz w:val="22"/>
          <w:szCs w:val="22"/>
        </w:rPr>
        <w:t>22</w:t>
      </w:r>
    </w:p>
    <w:p w14:paraId="565E7198" w14:textId="77777777" w:rsidR="00521EAF" w:rsidRPr="00F13892" w:rsidRDefault="005924B4">
      <w:pPr>
        <w:pStyle w:val="a0"/>
        <w:tabs>
          <w:tab w:val="right" w:leader="dot" w:pos="9298"/>
        </w:tabs>
        <w:snapToGrid w:val="0"/>
        <w:spacing w:line="240" w:lineRule="exact"/>
        <w:ind w:firstLineChars="0" w:firstLine="0"/>
        <w:rPr>
          <w:sz w:val="22"/>
          <w:szCs w:val="22"/>
        </w:rPr>
      </w:pPr>
      <w:r w:rsidRPr="00F13892">
        <w:rPr>
          <w:color w:val="000000"/>
          <w:sz w:val="22"/>
          <w:szCs w:val="22"/>
        </w:rPr>
        <w:t xml:space="preserve">5 </w:t>
      </w:r>
      <w:r w:rsidRPr="00F13892">
        <w:rPr>
          <w:color w:val="000000"/>
          <w:sz w:val="22"/>
          <w:szCs w:val="22"/>
        </w:rPr>
        <w:t>指标与规则的实验依据及应用案例</w:t>
      </w:r>
      <w:r w:rsidRPr="00F13892">
        <w:rPr>
          <w:sz w:val="22"/>
          <w:szCs w:val="22"/>
        </w:rPr>
        <w:tab/>
      </w:r>
      <w:r w:rsidRPr="00F13892">
        <w:rPr>
          <w:color w:val="000000"/>
          <w:sz w:val="22"/>
          <w:szCs w:val="22"/>
        </w:rPr>
        <w:t>22</w:t>
      </w:r>
    </w:p>
    <w:p w14:paraId="0038AD2A"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5.1 </w:t>
      </w:r>
      <w:r w:rsidRPr="00F13892">
        <w:rPr>
          <w:color w:val="000000"/>
          <w:sz w:val="22"/>
          <w:szCs w:val="22"/>
        </w:rPr>
        <w:t>需求扰动下的结构与功能变化</w:t>
      </w:r>
      <w:r w:rsidRPr="00F13892">
        <w:rPr>
          <w:sz w:val="22"/>
          <w:szCs w:val="22"/>
        </w:rPr>
        <w:tab/>
      </w:r>
      <w:r w:rsidRPr="00F13892">
        <w:rPr>
          <w:color w:val="000000"/>
          <w:sz w:val="22"/>
          <w:szCs w:val="22"/>
        </w:rPr>
        <w:t>22</w:t>
      </w:r>
    </w:p>
    <w:p w14:paraId="1957C8AD"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5.2 </w:t>
      </w:r>
      <w:r w:rsidRPr="00F13892">
        <w:rPr>
          <w:color w:val="000000"/>
          <w:sz w:val="22"/>
          <w:szCs w:val="22"/>
        </w:rPr>
        <w:t>综合分数与选择性澄清</w:t>
      </w:r>
      <w:r w:rsidRPr="00F13892">
        <w:rPr>
          <w:sz w:val="22"/>
          <w:szCs w:val="22"/>
        </w:rPr>
        <w:tab/>
      </w:r>
      <w:r w:rsidRPr="00F13892">
        <w:rPr>
          <w:color w:val="000000"/>
          <w:sz w:val="22"/>
          <w:szCs w:val="22"/>
        </w:rPr>
        <w:t>23</w:t>
      </w:r>
    </w:p>
    <w:p w14:paraId="57BA52F7"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5.3 </w:t>
      </w:r>
      <w:r w:rsidRPr="00F13892">
        <w:rPr>
          <w:color w:val="000000"/>
          <w:sz w:val="22"/>
          <w:szCs w:val="22"/>
        </w:rPr>
        <w:t>规划评分与后续实现</w:t>
      </w:r>
      <w:r w:rsidRPr="00F13892">
        <w:rPr>
          <w:sz w:val="22"/>
          <w:szCs w:val="22"/>
        </w:rPr>
        <w:tab/>
      </w:r>
      <w:r w:rsidRPr="00F13892">
        <w:rPr>
          <w:color w:val="000000"/>
          <w:sz w:val="22"/>
          <w:szCs w:val="22"/>
        </w:rPr>
        <w:t>24</w:t>
      </w:r>
    </w:p>
    <w:p w14:paraId="220DA5D4"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5.4 </w:t>
      </w:r>
      <w:r w:rsidRPr="00F13892">
        <w:rPr>
          <w:color w:val="000000"/>
          <w:sz w:val="22"/>
          <w:szCs w:val="22"/>
        </w:rPr>
        <w:t>规划条件与代码通过率方差</w:t>
      </w:r>
      <w:r w:rsidRPr="00F13892">
        <w:rPr>
          <w:sz w:val="22"/>
          <w:szCs w:val="22"/>
        </w:rPr>
        <w:tab/>
      </w:r>
      <w:r w:rsidRPr="00F13892">
        <w:rPr>
          <w:color w:val="000000"/>
          <w:sz w:val="22"/>
          <w:szCs w:val="22"/>
        </w:rPr>
        <w:t>25</w:t>
      </w:r>
    </w:p>
    <w:p w14:paraId="009F88BE"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5.5 </w:t>
      </w:r>
      <w:r w:rsidRPr="00F13892">
        <w:rPr>
          <w:color w:val="000000"/>
          <w:sz w:val="22"/>
          <w:szCs w:val="22"/>
        </w:rPr>
        <w:t>分阶段修复的作用</w:t>
      </w:r>
      <w:r w:rsidRPr="00F13892">
        <w:rPr>
          <w:sz w:val="22"/>
          <w:szCs w:val="22"/>
        </w:rPr>
        <w:tab/>
      </w:r>
      <w:r w:rsidRPr="00F13892">
        <w:rPr>
          <w:color w:val="000000"/>
          <w:sz w:val="22"/>
          <w:szCs w:val="22"/>
        </w:rPr>
        <w:t>26</w:t>
      </w:r>
    </w:p>
    <w:p w14:paraId="034D8285" w14:textId="77777777" w:rsidR="00521EAF" w:rsidRPr="00F13892" w:rsidRDefault="005924B4">
      <w:pPr>
        <w:pStyle w:val="a0"/>
        <w:tabs>
          <w:tab w:val="right" w:leader="dot" w:pos="9298"/>
        </w:tabs>
        <w:snapToGrid w:val="0"/>
        <w:spacing w:line="240" w:lineRule="exact"/>
        <w:ind w:left="198" w:firstLineChars="0" w:firstLine="0"/>
        <w:rPr>
          <w:sz w:val="22"/>
          <w:szCs w:val="22"/>
        </w:rPr>
      </w:pPr>
      <w:r w:rsidRPr="00F13892">
        <w:rPr>
          <w:color w:val="000000"/>
          <w:sz w:val="22"/>
          <w:szCs w:val="22"/>
        </w:rPr>
        <w:t xml:space="preserve">5.6 </w:t>
      </w:r>
      <w:r w:rsidRPr="00F13892">
        <w:rPr>
          <w:color w:val="000000"/>
          <w:sz w:val="22"/>
          <w:szCs w:val="22"/>
        </w:rPr>
        <w:t>从需求检查到修复的综合算例</w:t>
      </w:r>
      <w:r w:rsidRPr="00F13892">
        <w:rPr>
          <w:sz w:val="22"/>
          <w:szCs w:val="22"/>
        </w:rPr>
        <w:tab/>
      </w:r>
      <w:r w:rsidRPr="00F13892">
        <w:rPr>
          <w:color w:val="000000"/>
          <w:sz w:val="22"/>
          <w:szCs w:val="22"/>
        </w:rPr>
        <w:t>28</w:t>
      </w:r>
    </w:p>
    <w:p w14:paraId="4F94E336" w14:textId="77777777" w:rsidR="00521EAF" w:rsidRPr="00F13892" w:rsidRDefault="005924B4">
      <w:pPr>
        <w:pStyle w:val="a0"/>
        <w:tabs>
          <w:tab w:val="right" w:leader="dot" w:pos="9298"/>
        </w:tabs>
        <w:snapToGrid w:val="0"/>
        <w:spacing w:line="240" w:lineRule="exact"/>
        <w:ind w:firstLineChars="0" w:firstLine="0"/>
        <w:rPr>
          <w:sz w:val="22"/>
          <w:szCs w:val="22"/>
        </w:rPr>
      </w:pPr>
      <w:r w:rsidRPr="00F13892">
        <w:rPr>
          <w:color w:val="000000"/>
          <w:sz w:val="22"/>
          <w:szCs w:val="22"/>
        </w:rPr>
        <w:t xml:space="preserve">6 </w:t>
      </w:r>
      <w:r w:rsidRPr="00F13892">
        <w:rPr>
          <w:color w:val="000000"/>
          <w:sz w:val="22"/>
          <w:szCs w:val="22"/>
        </w:rPr>
        <w:t>小结</w:t>
      </w:r>
      <w:r w:rsidRPr="00F13892">
        <w:rPr>
          <w:sz w:val="22"/>
          <w:szCs w:val="22"/>
        </w:rPr>
        <w:tab/>
      </w:r>
      <w:r w:rsidRPr="00F13892">
        <w:rPr>
          <w:color w:val="000000"/>
          <w:sz w:val="22"/>
          <w:szCs w:val="22"/>
        </w:rPr>
        <w:t>29</w:t>
      </w:r>
    </w:p>
    <w:p w14:paraId="124D4591" w14:textId="77777777" w:rsidR="00521EAF" w:rsidRDefault="00521EAF">
      <w:pPr>
        <w:ind w:firstLine="560"/>
        <w:sectPr w:rsidR="00521EAF">
          <w:pgSz w:w="12240" w:h="15840"/>
          <w:pgMar w:top="1440" w:right="1440" w:bottom="1440" w:left="1440" w:header="720" w:footer="720" w:gutter="0"/>
          <w:cols w:space="720"/>
        </w:sectPr>
      </w:pPr>
    </w:p>
    <w:p w14:paraId="6816461D" w14:textId="77777777" w:rsidR="00521EAF" w:rsidRDefault="005924B4">
      <w:pPr>
        <w:pStyle w:val="1"/>
      </w:pPr>
      <w:bookmarkStart w:id="1" w:name="摘要"/>
      <w:r>
        <w:rPr>
          <w:rFonts w:hint="eastAsia"/>
        </w:rPr>
        <w:lastRenderedPageBreak/>
        <w:t>摘要</w:t>
      </w:r>
    </w:p>
    <w:p w14:paraId="1EA2867E" w14:textId="77777777" w:rsidR="00521EAF" w:rsidRDefault="005924B4">
      <w:pPr>
        <w:pStyle w:val="FirstParagraph"/>
        <w:ind w:firstLine="560"/>
      </w:pPr>
      <w:r>
        <w:rPr>
          <w:rFonts w:hint="eastAsia"/>
        </w:rPr>
        <w:t>本项目面向大模型代码生成中的需求理解、任务规划、知识获取与执行反馈，研究</w:t>
      </w:r>
      <w:commentRangeStart w:id="2"/>
      <w:del w:id="3" w:author="连小利" w:date="2026-10-24T18:13:00Z">
        <w:r>
          <w:rPr>
            <w:rFonts w:hint="eastAsia"/>
            <w:highlight w:val="yellow"/>
          </w:rPr>
          <w:delText>不确定性如何产生</w:delText>
        </w:r>
        <w:commentRangeEnd w:id="2"/>
        <w:r>
          <w:commentReference w:id="2"/>
        </w:r>
        <w:r>
          <w:rPr>
            <w:rFonts w:hint="eastAsia"/>
          </w:rPr>
          <w:delText>、如何被观察以及</w:delText>
        </w:r>
      </w:del>
      <w:r>
        <w:rPr>
          <w:rFonts w:hint="eastAsia"/>
        </w:rPr>
        <w:t>如何</w:t>
      </w:r>
      <w:ins w:id="4" w:author="连小利" w:date="2026-10-24T18:13:00Z">
        <w:r>
          <w:rPr>
            <w:rFonts w:hint="eastAsia"/>
          </w:rPr>
          <w:t>将可观察的信号</w:t>
        </w:r>
      </w:ins>
      <w:r>
        <w:rPr>
          <w:rFonts w:hint="eastAsia"/>
        </w:rPr>
        <w:t>转化为</w:t>
      </w:r>
      <w:ins w:id="5" w:author="连小利" w:date="2026-10-24T18:13:00Z">
        <w:r>
          <w:rPr>
            <w:rFonts w:hint="eastAsia"/>
          </w:rPr>
          <w:t>不确定性的</w:t>
        </w:r>
      </w:ins>
      <w:r>
        <w:rPr>
          <w:rFonts w:hint="eastAsia"/>
        </w:rPr>
        <w:t>干预依据</w:t>
      </w:r>
      <w:ins w:id="6" w:author="连小利" w:date="2026-10-24T18:13:00Z">
        <w:r>
          <w:rPr>
            <w:rFonts w:hint="eastAsia"/>
          </w:rPr>
          <w:t>，</w:t>
        </w:r>
        <w:r>
          <w:rPr>
            <w:rFonts w:hint="eastAsia"/>
          </w:rPr>
          <w:t>以提升代码生成质量和稳定性</w:t>
        </w:r>
      </w:ins>
      <w:r>
        <w:rPr>
          <w:rFonts w:hint="eastAsia"/>
        </w:rPr>
        <w:t>。围绕生成</w:t>
      </w:r>
      <w:proofErr w:type="gramStart"/>
      <w:r>
        <w:rPr>
          <w:rFonts w:hint="eastAsia"/>
        </w:rPr>
        <w:t>前需求</w:t>
      </w:r>
      <w:proofErr w:type="gramEnd"/>
      <w:r>
        <w:rPr>
          <w:rFonts w:hint="eastAsia"/>
        </w:rPr>
        <w:t>评估、</w:t>
      </w:r>
      <w:ins w:id="7" w:author="连小利" w:date="2026-10-24T18:14:00Z">
        <w:r>
          <w:rPr>
            <w:rFonts w:hint="eastAsia"/>
          </w:rPr>
          <w:t>生成中</w:t>
        </w:r>
      </w:ins>
      <w:del w:id="8" w:author="连小利" w:date="2026-10-24T18:19:00Z">
        <w:r>
          <w:rPr>
            <w:rFonts w:hint="eastAsia"/>
          </w:rPr>
          <w:delText>计划</w:delText>
        </w:r>
      </w:del>
      <w:ins w:id="9" w:author="连小利" w:date="2026-10-24T18:19:00Z">
        <w:r>
          <w:rPr>
            <w:rFonts w:hint="eastAsia"/>
          </w:rPr>
          <w:t>规划</w:t>
        </w:r>
      </w:ins>
      <w:r>
        <w:rPr>
          <w:rFonts w:hint="eastAsia"/>
        </w:rPr>
        <w:t>质量分析与修复、推理—检索信号传播，</w:t>
      </w:r>
      <w:ins w:id="10" w:author="连小利" w:date="2026-10-24T18:17:00Z">
        <w:r>
          <w:rPr>
            <w:rFonts w:hint="eastAsia"/>
          </w:rPr>
          <w:t>构建不确定性分类框架。</w:t>
        </w:r>
      </w:ins>
      <w:del w:id="11" w:author="连小利" w:date="2026-10-24T18:17:00Z">
        <w:r>
          <w:delText>建立</w:delText>
        </w:r>
        <w:r>
          <w:delText>“</w:delText>
        </w:r>
        <w:r>
          <w:delText>决策环节</w:delText>
        </w:r>
        <w:r>
          <w:delText>—</w:delText>
        </w:r>
        <w:r>
          <w:delText>不确定性来源</w:delText>
        </w:r>
        <w:r>
          <w:delText>—</w:delText>
        </w:r>
        <w:r>
          <w:delText>可观测信号</w:delText>
        </w:r>
        <w:r>
          <w:delText>—</w:delText>
        </w:r>
        <w:r>
          <w:delText>响应方式</w:delText>
        </w:r>
        <w:r>
          <w:delText>”</w:delText>
        </w:r>
        <w:r>
          <w:delText>的分类框架</w:delText>
        </w:r>
        <w:r>
          <w:rPr>
            <w:rFonts w:hint="eastAsia"/>
          </w:rPr>
          <w:delText>。</w:delText>
        </w:r>
      </w:del>
      <w:r>
        <w:rPr>
          <w:rFonts w:hint="eastAsia"/>
        </w:rPr>
        <w:t>框架区</w:t>
      </w:r>
      <w:proofErr w:type="gramStart"/>
      <w:r>
        <w:rPr>
          <w:rFonts w:hint="eastAsia"/>
        </w:rPr>
        <w:t>分信息</w:t>
      </w:r>
      <w:proofErr w:type="gramEnd"/>
      <w:r>
        <w:rPr>
          <w:rFonts w:hint="eastAsia"/>
        </w:rPr>
        <w:t>缺失、语义歧义、知识与推理局限、生成随机性以及反馈与环境差异，支持同一任务的多来源描述。在此基础上，组织十二项</w:t>
      </w:r>
      <w:ins w:id="12" w:author="连小利" w:date="2026-10-24T18:17:00Z">
        <w:r>
          <w:rPr>
            <w:rFonts w:hint="eastAsia"/>
          </w:rPr>
          <w:t>不</w:t>
        </w:r>
      </w:ins>
      <w:ins w:id="13" w:author="连小利" w:date="2026-10-24T18:18:00Z">
        <w:r>
          <w:rPr>
            <w:rFonts w:hint="eastAsia"/>
          </w:rPr>
          <w:t>确定性评估</w:t>
        </w:r>
      </w:ins>
      <w:r>
        <w:rPr>
          <w:rFonts w:hint="eastAsia"/>
        </w:rPr>
        <w:t>指标和十二条</w:t>
      </w:r>
      <w:ins w:id="14" w:author="连小利" w:date="2026-10-24T18:18:00Z">
        <w:r>
          <w:rPr>
            <w:rFonts w:hint="eastAsia"/>
          </w:rPr>
          <w:t>面向代码生成质量保证的控制规则</w:t>
        </w:r>
        <w:r>
          <w:rPr>
            <w:rFonts w:hint="eastAsia"/>
          </w:rPr>
          <w:t>。</w:t>
        </w:r>
        <w:r>
          <w:rPr>
            <w:rFonts w:hint="eastAsia"/>
          </w:rPr>
          <w:t>针对每条评估指标和控制规则，</w:t>
        </w:r>
        <w:r>
          <w:rPr>
            <w:rFonts w:hint="eastAsia"/>
          </w:rPr>
          <w:t>给出</w:t>
        </w:r>
        <w:r>
          <w:rPr>
            <w:rFonts w:hint="eastAsia"/>
          </w:rPr>
          <w:t>相应的</w:t>
        </w:r>
        <w:r>
          <w:rPr>
            <w:rFonts w:hint="eastAsia"/>
          </w:rPr>
          <w:t>定义、公式、输入输出及应用案例。</w:t>
        </w:r>
        <w:r>
          <w:rPr>
            <w:rFonts w:hint="eastAsia"/>
          </w:rPr>
          <w:t>不确定性的</w:t>
        </w:r>
      </w:ins>
      <w:del w:id="15" w:author="连小利" w:date="2026-10-24T18:18:00Z">
        <w:r>
          <w:rPr>
            <w:rFonts w:hint="eastAsia"/>
          </w:rPr>
          <w:delText>风险条件或修复策略，给出定义、公式、输入输出及应用案例。实验分析分别对应需求变化、计划质量、代码通过率方差和分阶段修复，并明确区分实验结果与演示算例。</w:delText>
        </w:r>
      </w:del>
      <w:r>
        <w:rPr>
          <w:rFonts w:hint="eastAsia"/>
        </w:rPr>
        <w:t>分类与量化共同支持需求澄清、</w:t>
      </w:r>
      <w:ins w:id="16" w:author="连小利" w:date="2026-10-24T18:19:00Z">
        <w:r>
          <w:rPr>
            <w:rFonts w:hint="eastAsia"/>
          </w:rPr>
          <w:t>规划改进</w:t>
        </w:r>
      </w:ins>
      <w:del w:id="17" w:author="连小利" w:date="2026-10-24T18:19:00Z">
        <w:r>
          <w:rPr>
            <w:rFonts w:hint="eastAsia"/>
          </w:rPr>
          <w:delText>计划检查</w:delText>
        </w:r>
      </w:del>
      <w:r>
        <w:rPr>
          <w:rFonts w:hint="eastAsia"/>
        </w:rPr>
        <w:t>和代码修复的决策</w:t>
      </w:r>
      <w:del w:id="18" w:author="连小利" w:date="2026-10-24T18:19:00Z">
        <w:r>
          <w:rPr>
            <w:rFonts w:hint="eastAsia"/>
          </w:rPr>
          <w:delText>；生成稳定、计划得分较高或自报置信度较高，均不能单独保证最终实现正确</w:delText>
        </w:r>
      </w:del>
      <w:r>
        <w:rPr>
          <w:rFonts w:hint="eastAsia"/>
        </w:rPr>
        <w:t>。</w:t>
      </w:r>
    </w:p>
    <w:p w14:paraId="0F167DEA" w14:textId="77777777" w:rsidR="00521EAF" w:rsidRDefault="005924B4">
      <w:pPr>
        <w:pStyle w:val="a0"/>
        <w:ind w:firstLine="560"/>
      </w:pPr>
      <w:r>
        <w:rPr>
          <w:rFonts w:hint="eastAsia"/>
        </w:rPr>
        <w:t>关键词：</w:t>
      </w:r>
      <w:ins w:id="19" w:author="连小利" w:date="2026-10-24T18:19:00Z">
        <w:r>
          <w:rPr>
            <w:rFonts w:hint="eastAsia"/>
          </w:rPr>
          <w:t>代码生成框架；</w:t>
        </w:r>
      </w:ins>
      <w:r>
        <w:rPr>
          <w:rFonts w:hint="eastAsia"/>
        </w:rPr>
        <w:t>决策不确定性；来源分类；指标库；规则库；需求澄清；</w:t>
      </w:r>
      <w:ins w:id="20" w:author="连小利" w:date="2026-10-24T18:19:00Z">
        <w:r>
          <w:rPr>
            <w:rFonts w:hint="eastAsia"/>
          </w:rPr>
          <w:t>规划</w:t>
        </w:r>
      </w:ins>
      <w:del w:id="21" w:author="连小利" w:date="2026-10-24T18:19:00Z">
        <w:r>
          <w:rPr>
            <w:rFonts w:hint="eastAsia"/>
          </w:rPr>
          <w:delText>计划</w:delText>
        </w:r>
      </w:del>
      <w:r>
        <w:rPr>
          <w:rFonts w:hint="eastAsia"/>
        </w:rPr>
        <w:t>质量</w:t>
      </w:r>
    </w:p>
    <w:p w14:paraId="33F17250" w14:textId="77777777" w:rsidR="00521EAF" w:rsidRDefault="005924B4">
      <w:pPr>
        <w:pStyle w:val="1"/>
      </w:pPr>
      <w:bookmarkStart w:id="22" w:name="研究目的与范围"/>
      <w:bookmarkEnd w:id="1"/>
      <w:r>
        <w:t xml:space="preserve">1 </w:t>
      </w:r>
      <w:r>
        <w:rPr>
          <w:rFonts w:hint="eastAsia"/>
        </w:rPr>
        <w:t>研究目的与范围</w:t>
      </w:r>
    </w:p>
    <w:p w14:paraId="49264C41" w14:textId="77777777" w:rsidR="00521EAF" w:rsidRDefault="005924B4">
      <w:pPr>
        <w:pStyle w:val="2"/>
      </w:pPr>
      <w:bookmarkStart w:id="23" w:name="研究对象与问题"/>
      <w:r>
        <w:t xml:space="preserve">1.1 </w:t>
      </w:r>
      <w:r>
        <w:rPr>
          <w:rFonts w:hint="eastAsia"/>
        </w:rPr>
        <w:t>研究对象</w:t>
      </w:r>
      <w:del w:id="24" w:author="连小利" w:date="2026-10-24T18:20:00Z">
        <w:r>
          <w:rPr>
            <w:rFonts w:hint="eastAsia"/>
          </w:rPr>
          <w:delText>与问题</w:delText>
        </w:r>
      </w:del>
    </w:p>
    <w:p w14:paraId="2FBADA4D" w14:textId="77777777" w:rsidR="00521EAF" w:rsidRDefault="005924B4">
      <w:pPr>
        <w:pStyle w:val="FirstParagraph"/>
        <w:ind w:firstLine="560"/>
      </w:pPr>
      <w:r>
        <w:rPr>
          <w:rFonts w:hint="eastAsia"/>
        </w:rPr>
        <w:t>大模型代码生成已经从直接根据需求输出代码，发展为包含经验调用、任务规划、实现和调试的多阶段过程。多智</w:t>
      </w:r>
      <w:r>
        <w:rPr>
          <w:rFonts w:hint="eastAsia"/>
        </w:rPr>
        <w:t>能体流程可以依次回忆相关编程示例、制定求解</w:t>
      </w:r>
      <w:del w:id="25" w:author="连小利" w:date="2026-10-24T18:19:00Z">
        <w:r>
          <w:rPr>
            <w:rFonts w:hint="eastAsia"/>
          </w:rPr>
          <w:delText>计划</w:delText>
        </w:r>
      </w:del>
      <w:ins w:id="26" w:author="连小利" w:date="2026-10-24T18:19:00Z">
        <w:r>
          <w:rPr>
            <w:rFonts w:hint="eastAsia"/>
          </w:rPr>
          <w:t>规划</w:t>
        </w:r>
      </w:ins>
      <w:r>
        <w:rPr>
          <w:rFonts w:hint="eastAsia"/>
        </w:rPr>
        <w:t>、生成代码，并根据测试反馈调试。这些中间决策会影响最终实现，代码生成的研究对象因此需要从单一代码输出扩展到需求、</w:t>
      </w:r>
      <w:del w:id="27" w:author="连小利" w:date="2026-10-24T18:19:00Z">
        <w:r>
          <w:rPr>
            <w:rFonts w:hint="eastAsia"/>
          </w:rPr>
          <w:delText>计划</w:delText>
        </w:r>
      </w:del>
      <w:ins w:id="28" w:author="连小利" w:date="2026-10-24T18:19:00Z">
        <w:r>
          <w:rPr>
            <w:rFonts w:hint="eastAsia"/>
          </w:rPr>
          <w:t>规划</w:t>
        </w:r>
      </w:ins>
      <w:r>
        <w:rPr>
          <w:rFonts w:hint="eastAsia"/>
        </w:rPr>
        <w:t>和反馈组成的完整过程。</w:t>
      </w:r>
    </w:p>
    <w:p w14:paraId="38A47A0D" w14:textId="77777777" w:rsidR="00521EAF" w:rsidRDefault="005924B4">
      <w:pPr>
        <w:pStyle w:val="a0"/>
        <w:ind w:firstLine="560"/>
      </w:pPr>
      <w:r>
        <w:rPr>
          <w:rFonts w:hint="eastAsia"/>
        </w:rPr>
        <w:t>本项目以这一过程中的不确定性为研究对象。需求端可能缺少输入范围、输出语义或边界条件，也可能使多个解释同时成立；规划</w:t>
      </w:r>
      <w:proofErr w:type="gramStart"/>
      <w:r>
        <w:rPr>
          <w:rFonts w:hint="eastAsia"/>
        </w:rPr>
        <w:t>端需要</w:t>
      </w:r>
      <w:proofErr w:type="gramEnd"/>
      <w:r>
        <w:rPr>
          <w:rFonts w:hint="eastAsia"/>
        </w:rPr>
        <w:t>在算法选择、步骤组织和约束处理之间</w:t>
      </w:r>
      <w:proofErr w:type="gramStart"/>
      <w:r>
        <w:rPr>
          <w:rFonts w:hint="eastAsia"/>
        </w:rPr>
        <w:t>作出</w:t>
      </w:r>
      <w:proofErr w:type="gramEnd"/>
      <w:r>
        <w:rPr>
          <w:rFonts w:hint="eastAsia"/>
        </w:rPr>
        <w:t>决策；</w:t>
      </w:r>
      <w:proofErr w:type="gramStart"/>
      <w:r>
        <w:rPr>
          <w:rFonts w:hint="eastAsia"/>
        </w:rPr>
        <w:t>实现端会受到</w:t>
      </w:r>
      <w:proofErr w:type="gramEnd"/>
      <w:r>
        <w:rPr>
          <w:rFonts w:hint="eastAsia"/>
        </w:rPr>
        <w:t>模型知识、推理能力和采</w:t>
      </w:r>
      <w:r>
        <w:rPr>
          <w:rFonts w:hint="eastAsia"/>
        </w:rPr>
        <w:lastRenderedPageBreak/>
        <w:t>样差异影响。</w:t>
      </w:r>
      <w:proofErr w:type="gramStart"/>
      <w:r>
        <w:rPr>
          <w:rFonts w:hint="eastAsia"/>
        </w:rPr>
        <w:t>若任务</w:t>
      </w:r>
      <w:proofErr w:type="gramEnd"/>
      <w:r>
        <w:rPr>
          <w:rFonts w:hint="eastAsia"/>
        </w:rPr>
        <w:t>还涉及外部接口或知识，系统需要判断现有信息是否足够，以及是否应当检索补充证据。上述问题分别对应“应理解成什么”“应如何完成”“是否拥有足够依据”和“实现能否满足要求”。</w:t>
      </w:r>
    </w:p>
    <w:p w14:paraId="316E376A" w14:textId="77777777" w:rsidR="00521EAF" w:rsidRDefault="005924B4">
      <w:pPr>
        <w:pStyle w:val="a0"/>
        <w:ind w:firstLine="560"/>
      </w:pPr>
      <w:r>
        <w:rPr>
          <w:rFonts w:hint="eastAsia"/>
        </w:rPr>
        <w:t>不确定性还可能</w:t>
      </w:r>
      <w:proofErr w:type="gramStart"/>
      <w:r>
        <w:rPr>
          <w:rFonts w:hint="eastAsia"/>
        </w:rPr>
        <w:t>沿过程</w:t>
      </w:r>
      <w:proofErr w:type="gramEnd"/>
      <w:r>
        <w:rPr>
          <w:rFonts w:hint="eastAsia"/>
        </w:rPr>
        <w:t>传递。例如，需求没有明确“唯一元素”的含义，</w:t>
      </w:r>
      <w:del w:id="29" w:author="连小利" w:date="2026-10-24T18:19:00Z">
        <w:r>
          <w:rPr>
            <w:rFonts w:hint="eastAsia"/>
          </w:rPr>
          <w:delText>计划</w:delText>
        </w:r>
      </w:del>
      <w:ins w:id="30" w:author="连小利" w:date="2026-10-24T18:19:00Z">
        <w:r>
          <w:rPr>
            <w:rFonts w:hint="eastAsia"/>
          </w:rPr>
          <w:t>规划</w:t>
        </w:r>
      </w:ins>
      <w:r>
        <w:rPr>
          <w:rFonts w:hint="eastAsia"/>
        </w:rPr>
        <w:t>可能选择去重，也可能选择只保留出现一次的元素；随后代码</w:t>
      </w:r>
      <w:r>
        <w:rPr>
          <w:rFonts w:hint="eastAsia"/>
        </w:rPr>
        <w:t>即使严格执行</w:t>
      </w:r>
      <w:del w:id="31" w:author="连小利" w:date="2026-10-24T18:19:00Z">
        <w:r>
          <w:rPr>
            <w:rFonts w:hint="eastAsia"/>
          </w:rPr>
          <w:delText>计划</w:delText>
        </w:r>
      </w:del>
      <w:ins w:id="32" w:author="连小利" w:date="2026-10-24T18:19:00Z">
        <w:r>
          <w:rPr>
            <w:rFonts w:hint="eastAsia"/>
          </w:rPr>
          <w:t>规划</w:t>
        </w:r>
      </w:ins>
      <w:r>
        <w:rPr>
          <w:rFonts w:hint="eastAsia"/>
        </w:rPr>
        <w:t>，也可能偏离用户意图。另一类情况是需求已经充分明确，但</w:t>
      </w:r>
      <w:del w:id="33" w:author="连小利" w:date="2026-10-24T18:19:00Z">
        <w:r>
          <w:rPr>
            <w:rFonts w:hint="eastAsia"/>
          </w:rPr>
          <w:delText>计划</w:delText>
        </w:r>
      </w:del>
      <w:ins w:id="34" w:author="连小利" w:date="2026-10-24T18:19:00Z">
        <w:r>
          <w:rPr>
            <w:rFonts w:hint="eastAsia"/>
          </w:rPr>
          <w:t>规划</w:t>
        </w:r>
      </w:ins>
      <w:r>
        <w:rPr>
          <w:rFonts w:hint="eastAsia"/>
        </w:rPr>
        <w:t>遗漏空输入处理，代码继承该遗漏并在测试中失败。在推理—检索流程中，推理模块的自报置信度也可以传递给检索模块，影响是否获取外部信息。本项目据此同时研究来源定位和信号传递，避免只从最终失败倒推单一原因。</w:t>
      </w:r>
    </w:p>
    <w:p w14:paraId="6EE724DA" w14:textId="77777777" w:rsidR="00521EAF" w:rsidRDefault="005924B4">
      <w:pPr>
        <w:pStyle w:val="a0"/>
        <w:ind w:firstLine="560"/>
      </w:pPr>
      <w:r>
        <w:rPr>
          <w:rFonts w:hint="eastAsia"/>
        </w:rPr>
        <w:t>需要回答的核心问题是：哪些不确定性类别能够解释代码生成过程中的不同决策困难；在</w:t>
      </w:r>
      <w:proofErr w:type="gramStart"/>
      <w:r>
        <w:rPr>
          <w:rFonts w:hint="eastAsia"/>
        </w:rPr>
        <w:t>各观察</w:t>
      </w:r>
      <w:proofErr w:type="gramEnd"/>
      <w:r>
        <w:rPr>
          <w:rFonts w:hint="eastAsia"/>
        </w:rPr>
        <w:t>时点能够获得什么信号；哪些量化结果可以支持澄清、检查或修复；干预后质量是否改善。研究中分别记录用户意图、系统可见需求、可见测试和离线评估测试。测试</w:t>
      </w:r>
      <w:r>
        <w:rPr>
          <w:rFonts w:hint="eastAsia"/>
        </w:rPr>
        <w:t>通过表示满足所用测试，不能替代对完整需求的判断；候选代码之间存在差异，也不能直接证明某个候选错误。</w:t>
      </w:r>
    </w:p>
    <w:p w14:paraId="4853FAFA" w14:textId="77777777" w:rsidR="00521EAF" w:rsidRDefault="005924B4">
      <w:pPr>
        <w:pStyle w:val="2"/>
        <w:rPr>
          <w:ins w:id="35" w:author="连小利" w:date="2026-10-24T18:21:00Z"/>
        </w:rPr>
      </w:pPr>
      <w:bookmarkStart w:id="36" w:name="指标与规则的组织方式"/>
      <w:bookmarkEnd w:id="23"/>
      <w:ins w:id="37" w:author="连小利" w:date="2026-10-24T18:21:00Z">
        <w:r>
          <w:t xml:space="preserve">1.2 </w:t>
        </w:r>
        <w:r>
          <w:rPr>
            <w:rFonts w:hint="eastAsia"/>
          </w:rPr>
          <w:t>不确定性分类方法的重要性</w:t>
        </w:r>
      </w:ins>
    </w:p>
    <w:p w14:paraId="409C3463" w14:textId="77777777" w:rsidR="00521EAF" w:rsidRDefault="005924B4">
      <w:pPr>
        <w:pStyle w:val="FirstParagraph"/>
        <w:ind w:firstLine="560"/>
        <w:rPr>
          <w:ins w:id="38" w:author="连小利" w:date="2026-10-24T18:21:00Z"/>
        </w:rPr>
      </w:pPr>
      <w:ins w:id="39" w:author="连小利" w:date="2026-10-24T18:21:00Z">
        <w:r>
          <w:rPr>
            <w:rFonts w:hint="eastAsia"/>
          </w:rPr>
          <w:t>同样的测试失败可能来自规格遗漏、</w:t>
        </w:r>
        <w:r>
          <w:rPr>
            <w:rFonts w:hint="eastAsia"/>
          </w:rPr>
          <w:t>规划</w:t>
        </w:r>
        <w:r>
          <w:rPr>
            <w:rFonts w:hint="eastAsia"/>
          </w:rPr>
          <w:t>缺陷、知识不足或执行环境差异，其处理方式并不相同。没有分类框架时，容易对需求问题反复修代码，对</w:t>
        </w:r>
        <w:r>
          <w:rPr>
            <w:rFonts w:hint="eastAsia"/>
          </w:rPr>
          <w:t>规划</w:t>
        </w:r>
        <w:r>
          <w:rPr>
            <w:rFonts w:hint="eastAsia"/>
          </w:rPr>
          <w:t>问题增加无关检索，或者把一次偶然失败误认为稳定的系统缺陷。分类方法首先提供定位依据，使干预对象与实际问题相匹配。</w:t>
        </w:r>
      </w:ins>
    </w:p>
    <w:p w14:paraId="3D272CB6" w14:textId="77777777" w:rsidR="00521EAF" w:rsidRDefault="005924B4">
      <w:pPr>
        <w:pStyle w:val="a0"/>
        <w:ind w:firstLine="560"/>
        <w:rPr>
          <w:ins w:id="40" w:author="连小利" w:date="2026-10-24T18:21:00Z"/>
        </w:rPr>
      </w:pPr>
      <w:ins w:id="41" w:author="连小利" w:date="2026-10-24T18:21:00Z">
        <w:r>
          <w:rPr>
            <w:rFonts w:hint="eastAsia"/>
          </w:rPr>
          <w:t>分类还决定应该收集哪些数据。需求缺失需要检查约束及其来源，</w:t>
        </w:r>
        <w:r>
          <w:rPr>
            <w:rFonts w:hint="eastAsia"/>
          </w:rPr>
          <w:t>规划</w:t>
        </w:r>
        <w:r>
          <w:rPr>
            <w:rFonts w:hint="eastAsia"/>
          </w:rPr>
          <w:t>缺陷需要保存步骤与评分理由，生成波动需要同条件下的多个候选，跨模块信</w:t>
        </w:r>
        <w:r>
          <w:rPr>
            <w:rFonts w:hint="eastAsia"/>
          </w:rPr>
          <w:t>号使用则需要记录产生信号和消费信号的两个时点。若只记录最终正确率，无法区分这些机制，也无法说明改进发生在哪一环节。</w:t>
        </w:r>
      </w:ins>
    </w:p>
    <w:p w14:paraId="754AF261" w14:textId="77777777" w:rsidR="00521EAF" w:rsidRDefault="005924B4">
      <w:pPr>
        <w:pStyle w:val="a0"/>
        <w:ind w:firstLine="560"/>
        <w:rPr>
          <w:ins w:id="42" w:author="连小利" w:date="2026-10-24T18:21:00Z"/>
        </w:rPr>
      </w:pPr>
      <w:ins w:id="43" w:author="连小利" w:date="2026-10-24T18:21:00Z">
        <w:r>
          <w:rPr>
            <w:rFonts w:hint="eastAsia"/>
          </w:rPr>
          <w:lastRenderedPageBreak/>
          <w:t>因此，本项目需要同时建立来源分类与量化框架：前者回答“可能哪里存在问题”，后者回答“当前能观察到何种程度的变化”。二者结合才能解释低波动下的稳定误解、高代码差异下的功能等价，以及高置信度下的知识性错误，并为不同方法的适用条件和实验对照提供一致的分析基础。</w:t>
        </w:r>
      </w:ins>
    </w:p>
    <w:p w14:paraId="424844E9" w14:textId="77777777" w:rsidR="00521EAF" w:rsidRDefault="005924B4">
      <w:pPr>
        <w:pStyle w:val="2"/>
      </w:pPr>
      <w:r>
        <w:t xml:space="preserve">1.3 </w:t>
      </w:r>
      <w:r>
        <w:rPr>
          <w:rFonts w:hint="eastAsia"/>
        </w:rPr>
        <w:t>指标与规则的组织方式</w:t>
      </w:r>
    </w:p>
    <w:p w14:paraId="3B0CA869" w14:textId="77777777" w:rsidR="00521EAF" w:rsidRDefault="005924B4">
      <w:pPr>
        <w:pStyle w:val="FirstParagraph"/>
        <w:ind w:firstLine="560"/>
      </w:pPr>
      <w:r>
        <w:rPr>
          <w:rFonts w:hint="eastAsia"/>
        </w:rPr>
        <w:t>本项目按“来源定位—信号量化—条件判断—行动与评价”组织指标和规则。指标库包含八项面向需求条件及生成结果的指标，以及四项面向</w:t>
      </w:r>
      <w:del w:id="44" w:author="连小利" w:date="2026-10-24T18:19:00Z">
        <w:r>
          <w:rPr>
            <w:rFonts w:hint="eastAsia"/>
          </w:rPr>
          <w:delText>计划</w:delText>
        </w:r>
      </w:del>
      <w:ins w:id="45" w:author="连小利" w:date="2026-10-24T18:19:00Z">
        <w:r>
          <w:rPr>
            <w:rFonts w:hint="eastAsia"/>
          </w:rPr>
          <w:t>规划</w:t>
        </w:r>
      </w:ins>
      <w:r>
        <w:rPr>
          <w:rFonts w:hint="eastAsia"/>
        </w:rPr>
        <w:t>质量和实现稳定性的指标；规则库包含六条需求风险条件、三条</w:t>
      </w:r>
      <w:del w:id="46" w:author="连小利" w:date="2026-10-24T18:19:00Z">
        <w:r>
          <w:rPr>
            <w:rFonts w:hint="eastAsia"/>
          </w:rPr>
          <w:delText>计划</w:delText>
        </w:r>
      </w:del>
      <w:ins w:id="47" w:author="连小利" w:date="2026-10-24T18:19:00Z">
        <w:r>
          <w:rPr>
            <w:rFonts w:hint="eastAsia"/>
          </w:rPr>
          <w:t>规划</w:t>
        </w:r>
      </w:ins>
      <w:r>
        <w:rPr>
          <w:rFonts w:hint="eastAsia"/>
        </w:rPr>
        <w:t>质量风险条件和三条修复控制策略。沿用</w:t>
      </w:r>
      <w:r>
        <w:t xml:space="preserve"> P-I</w:t>
      </w:r>
      <w:r>
        <w:t>、</w:t>
      </w:r>
      <w:r>
        <w:t>S-I</w:t>
      </w:r>
      <w:r>
        <w:t>、</w:t>
      </w:r>
      <w:r>
        <w:t>P-R</w:t>
      </w:r>
      <w:r>
        <w:t>、</w:t>
      </w:r>
      <w:r>
        <w:t xml:space="preserve">S-R </w:t>
      </w:r>
      <w:r>
        <w:rPr>
          <w:rFonts w:hint="eastAsia"/>
        </w:rPr>
        <w:t>编号以保持条目之间的对应关系。</w:t>
      </w:r>
    </w:p>
    <w:p w14:paraId="18C049D6" w14:textId="77777777" w:rsidR="00521EAF" w:rsidRDefault="005924B4">
      <w:pPr>
        <w:pStyle w:val="a0"/>
        <w:ind w:firstLine="560"/>
      </w:pPr>
      <w:r>
        <w:rPr>
          <w:rFonts w:hint="eastAsia"/>
        </w:rPr>
        <w:t>每个指标说明研究含义、数据输入、计算约定、输出范围和使用边界；每条规则说明触发条件、必要依据和预期动作。第三、四章的伪代码只列输入输出，公式和条件在正文中解释。</w:t>
      </w:r>
      <w:del w:id="48" w:author="连小利" w:date="2026-10-24T18:19:00Z">
        <w:r>
          <w:rPr>
            <w:rFonts w:hint="eastAsia"/>
          </w:rPr>
          <w:delText>计划</w:delText>
        </w:r>
      </w:del>
      <w:ins w:id="49" w:author="连小利" w:date="2026-10-24T18:19:00Z">
        <w:r>
          <w:rPr>
            <w:rFonts w:hint="eastAsia"/>
          </w:rPr>
          <w:t>规划</w:t>
        </w:r>
      </w:ins>
      <w:r>
        <w:rPr>
          <w:rFonts w:hint="eastAsia"/>
        </w:rPr>
        <w:t>评分可由具有评分标准的大模型</w:t>
      </w:r>
      <w:proofErr w:type="gramStart"/>
      <w:r>
        <w:rPr>
          <w:rFonts w:hint="eastAsia"/>
        </w:rPr>
        <w:t>评判器</w:t>
      </w:r>
      <w:proofErr w:type="gramEnd"/>
      <w:r>
        <w:rPr>
          <w:rFonts w:hint="eastAsia"/>
        </w:rPr>
        <w:t>取得，并保留</w:t>
      </w:r>
      <w:r>
        <w:rPr>
          <w:rFonts w:hint="eastAsia"/>
        </w:rPr>
        <w:t>评分理由；外部评分调用所需的模型、</w:t>
      </w:r>
      <w:r>
        <w:rPr>
          <w:rFonts w:hint="eastAsia"/>
        </w:rPr>
        <w:t>API</w:t>
      </w:r>
      <w:r>
        <w:t xml:space="preserve"> </w:t>
      </w:r>
      <w:r>
        <w:rPr>
          <w:rFonts w:hint="eastAsia"/>
        </w:rPr>
        <w:t>key</w:t>
      </w:r>
      <w:r>
        <w:rPr>
          <w:rFonts w:hint="eastAsia"/>
        </w:rPr>
        <w:t>、服务地址及超时参数属于运行配置，不能替代任务、</w:t>
      </w:r>
      <w:del w:id="50" w:author="连小利" w:date="2026-10-24T18:19:00Z">
        <w:r>
          <w:rPr>
            <w:rFonts w:hint="eastAsia"/>
          </w:rPr>
          <w:delText>计划</w:delText>
        </w:r>
      </w:del>
      <w:ins w:id="51" w:author="连小利" w:date="2026-10-24T18:19:00Z">
        <w:r>
          <w:rPr>
            <w:rFonts w:hint="eastAsia"/>
          </w:rPr>
          <w:t>规划</w:t>
        </w:r>
      </w:ins>
      <w:r>
        <w:rPr>
          <w:rFonts w:hint="eastAsia"/>
        </w:rPr>
        <w:t>和可见测试等研究输入。</w:t>
      </w:r>
    </w:p>
    <w:p w14:paraId="0AF01191" w14:textId="77777777" w:rsidR="00521EAF" w:rsidRDefault="005924B4">
      <w:pPr>
        <w:pStyle w:val="a0"/>
        <w:ind w:firstLine="560"/>
      </w:pPr>
      <w:r>
        <w:rPr>
          <w:rFonts w:hint="eastAsia"/>
        </w:rPr>
        <w:t>指标应用以具体决策问题组织。例如，比较同</w:t>
      </w:r>
      <w:proofErr w:type="gramStart"/>
      <w:r>
        <w:rPr>
          <w:rFonts w:hint="eastAsia"/>
        </w:rPr>
        <w:t>一需求</w:t>
      </w:r>
      <w:proofErr w:type="gramEnd"/>
      <w:r>
        <w:rPr>
          <w:rFonts w:hint="eastAsia"/>
        </w:rPr>
        <w:t>下多份候选时，联合使用</w:t>
      </w:r>
      <w:r>
        <w:t xml:space="preserve"> P-I01</w:t>
      </w:r>
      <w:r>
        <w:t>、</w:t>
      </w:r>
      <w:r>
        <w:t xml:space="preserve">P-I02 </w:t>
      </w:r>
      <w:r>
        <w:rPr>
          <w:rFonts w:hint="eastAsia"/>
        </w:rPr>
        <w:t>和平均通过率，判断变化主要表现为代码形式分散还是功能波动；比较需求修改</w:t>
      </w:r>
      <w:proofErr w:type="gramStart"/>
      <w:r>
        <w:rPr>
          <w:rFonts w:hint="eastAsia"/>
        </w:rPr>
        <w:t>前后时</w:t>
      </w:r>
      <w:proofErr w:type="gramEnd"/>
      <w:r>
        <w:rPr>
          <w:rFonts w:hint="eastAsia"/>
        </w:rPr>
        <w:t>使用</w:t>
      </w:r>
      <w:r>
        <w:t xml:space="preserve"> </w:t>
      </w:r>
      <w:r>
        <w:rPr>
          <w:rFonts w:hint="eastAsia"/>
        </w:rPr>
        <w:t>P-I08</w:t>
      </w:r>
      <w:r>
        <w:rPr>
          <w:rFonts w:hint="eastAsia"/>
        </w:rPr>
        <w:t>；</w:t>
      </w:r>
      <w:del w:id="52" w:author="连小利" w:date="2026-10-24T18:19:00Z">
        <w:r>
          <w:rPr>
            <w:rFonts w:hint="eastAsia"/>
          </w:rPr>
          <w:delText>计划</w:delText>
        </w:r>
      </w:del>
      <w:ins w:id="53" w:author="连小利" w:date="2026-10-24T18:19:00Z">
        <w:r>
          <w:rPr>
            <w:rFonts w:hint="eastAsia"/>
          </w:rPr>
          <w:t>规划</w:t>
        </w:r>
      </w:ins>
      <w:r>
        <w:rPr>
          <w:rFonts w:hint="eastAsia"/>
        </w:rPr>
        <w:t>生成后使用</w:t>
      </w:r>
      <w:r>
        <w:t xml:space="preserve"> S-I01—S-I03 </w:t>
      </w:r>
      <w:r>
        <w:rPr>
          <w:rFonts w:hint="eastAsia"/>
        </w:rPr>
        <w:t>定位算法、目标覆盖和表达方面的缺口；多次生成后使用</w:t>
      </w:r>
      <w:r>
        <w:t xml:space="preserve"> S-I04 </w:t>
      </w:r>
      <w:r>
        <w:rPr>
          <w:rFonts w:hint="eastAsia"/>
        </w:rPr>
        <w:t>观察通过率稳定性；公开测试失败后由</w:t>
      </w:r>
      <w:r>
        <w:t xml:space="preserve"> S-R04—S-R06 </w:t>
      </w:r>
      <w:r>
        <w:rPr>
          <w:rFonts w:hint="eastAsia"/>
        </w:rPr>
        <w:t>选择</w:t>
      </w:r>
      <w:del w:id="54" w:author="连小利" w:date="2026-10-24T18:19:00Z">
        <w:r>
          <w:rPr>
            <w:rFonts w:hint="eastAsia"/>
          </w:rPr>
          <w:delText>计划</w:delText>
        </w:r>
      </w:del>
      <w:ins w:id="55" w:author="连小利" w:date="2026-10-24T18:19:00Z">
        <w:r>
          <w:rPr>
            <w:rFonts w:hint="eastAsia"/>
          </w:rPr>
          <w:t>规划</w:t>
        </w:r>
      </w:ins>
      <w:r>
        <w:rPr>
          <w:rFonts w:hint="eastAsia"/>
        </w:rPr>
        <w:t>修复、代码修复或停止。第五章给出与这些条目逐项对应的实验解释和算例。</w:t>
      </w:r>
    </w:p>
    <w:p w14:paraId="5EDBA3B9" w14:textId="77777777" w:rsidR="00521EAF" w:rsidRDefault="005924B4">
      <w:pPr>
        <w:pStyle w:val="a0"/>
        <w:ind w:firstLine="560"/>
      </w:pPr>
      <w:r>
        <w:rPr>
          <w:rFonts w:hint="eastAsia"/>
        </w:rPr>
        <w:t>条目之间存在明确依赖：</w:t>
      </w:r>
      <w:r>
        <w:rPr>
          <w:rFonts w:hint="eastAsia"/>
        </w:rPr>
        <w:t>P-I03</w:t>
      </w:r>
      <w:r>
        <w:t xml:space="preserve"> </w:t>
      </w:r>
      <w:r>
        <w:rPr>
          <w:rFonts w:hint="eastAsia"/>
        </w:rPr>
        <w:t>组合</w:t>
      </w:r>
      <w:r>
        <w:t xml:space="preserve"> </w:t>
      </w:r>
      <w:r>
        <w:rPr>
          <w:rFonts w:hint="eastAsia"/>
        </w:rPr>
        <w:t>P-I01</w:t>
      </w:r>
      <w:r>
        <w:rPr>
          <w:rFonts w:hint="eastAsia"/>
        </w:rPr>
        <w:t>、</w:t>
      </w:r>
      <w:r>
        <w:rPr>
          <w:rFonts w:hint="eastAsia"/>
        </w:rPr>
        <w:t>P-I02</w:t>
      </w:r>
      <w:r>
        <w:rPr>
          <w:rFonts w:hint="eastAsia"/>
        </w:rPr>
        <w:t>，</w:t>
      </w:r>
      <w:r>
        <w:rPr>
          <w:rFonts w:hint="eastAsia"/>
        </w:rPr>
        <w:t>P-I05</w:t>
      </w:r>
      <w:r>
        <w:t xml:space="preserve"> </w:t>
      </w:r>
      <w:r>
        <w:rPr>
          <w:rFonts w:hint="eastAsia"/>
        </w:rPr>
        <w:t>与</w:t>
      </w:r>
      <w:r>
        <w:t xml:space="preserve"> P-I06 </w:t>
      </w:r>
      <w:r>
        <w:rPr>
          <w:rFonts w:hint="eastAsia"/>
        </w:rPr>
        <w:t>共享二元成败比例，</w:t>
      </w:r>
      <w:r>
        <w:rPr>
          <w:rFonts w:hint="eastAsia"/>
        </w:rPr>
        <w:t>P-I02</w:t>
      </w:r>
      <w:r>
        <w:t xml:space="preserve"> </w:t>
      </w:r>
      <w:r>
        <w:rPr>
          <w:rFonts w:hint="eastAsia"/>
        </w:rPr>
        <w:t>与</w:t>
      </w:r>
      <w:r>
        <w:t xml:space="preserve"> S-I04 </w:t>
      </w:r>
      <w:r>
        <w:rPr>
          <w:rFonts w:hint="eastAsia"/>
        </w:rPr>
        <w:t>在相同输入下只相差归一化因子。因此，条目数</w:t>
      </w:r>
      <w:r>
        <w:rPr>
          <w:rFonts w:hint="eastAsia"/>
        </w:rPr>
        <w:lastRenderedPageBreak/>
        <w:t>量不能直接解释为相互独立的研究发现。实际使用应保留任务、需求、</w:t>
      </w:r>
      <w:del w:id="56" w:author="连小利" w:date="2026-10-24T18:19:00Z">
        <w:r>
          <w:rPr>
            <w:rFonts w:hint="eastAsia"/>
          </w:rPr>
          <w:delText>计划</w:delText>
        </w:r>
      </w:del>
      <w:ins w:id="57" w:author="连小利" w:date="2026-10-24T18:19:00Z">
        <w:r>
          <w:rPr>
            <w:rFonts w:hint="eastAsia"/>
          </w:rPr>
          <w:t>规划</w:t>
        </w:r>
      </w:ins>
      <w:r>
        <w:rPr>
          <w:rFonts w:hint="eastAsia"/>
        </w:rPr>
        <w:t>、模型和测试版本，以及信号取得时点、判断条件和动作结果，使结论可以复核。</w:t>
      </w:r>
    </w:p>
    <w:p w14:paraId="5F99E340" w14:textId="77777777" w:rsidR="00521EAF" w:rsidRDefault="005924B4">
      <w:pPr>
        <w:pStyle w:val="2"/>
        <w:rPr>
          <w:del w:id="58" w:author="连小利" w:date="2026-10-24T18:21:00Z"/>
        </w:rPr>
      </w:pPr>
      <w:bookmarkStart w:id="59" w:name="不确定性分类方法的重要性"/>
      <w:bookmarkEnd w:id="36"/>
      <w:del w:id="60" w:author="连小利" w:date="2026-10-24T18:21:00Z">
        <w:r>
          <w:delText xml:space="preserve">1.3 </w:delText>
        </w:r>
        <w:r>
          <w:rPr>
            <w:rFonts w:hint="eastAsia"/>
          </w:rPr>
          <w:delText>不确定性分类方法的重要性</w:delText>
        </w:r>
      </w:del>
    </w:p>
    <w:p w14:paraId="2BF8FB60" w14:textId="77777777" w:rsidR="00521EAF" w:rsidRDefault="005924B4">
      <w:pPr>
        <w:pStyle w:val="FirstParagraph"/>
        <w:ind w:firstLine="560"/>
        <w:rPr>
          <w:del w:id="61" w:author="连小利" w:date="2026-10-24T18:21:00Z"/>
        </w:rPr>
      </w:pPr>
      <w:del w:id="62" w:author="连小利" w:date="2026-10-24T18:21:00Z">
        <w:r>
          <w:rPr>
            <w:rFonts w:hint="eastAsia"/>
          </w:rPr>
          <w:delText>同样的测试失败可能来自规格遗漏、计划缺陷、知识不足或执行环境差异，其处理方式并不相同</w:delText>
        </w:r>
        <w:r>
          <w:rPr>
            <w:rFonts w:hint="eastAsia"/>
          </w:rPr>
          <w:delText>。没有分类框架时，容易对需求问题反复修代码，对计划问题增加无关检索，或者把一次偶然失败误认为稳定的系统缺陷。分类方法首先提供定位依据，使干预对象与实际问题相匹配。</w:delText>
        </w:r>
      </w:del>
    </w:p>
    <w:p w14:paraId="6C19C3ED" w14:textId="77777777" w:rsidR="00521EAF" w:rsidRDefault="005924B4">
      <w:pPr>
        <w:pStyle w:val="a0"/>
        <w:ind w:firstLine="560"/>
        <w:rPr>
          <w:del w:id="63" w:author="连小利" w:date="2026-10-24T18:21:00Z"/>
        </w:rPr>
      </w:pPr>
      <w:del w:id="64" w:author="连小利" w:date="2026-10-24T18:21:00Z">
        <w:r>
          <w:rPr>
            <w:rFonts w:hint="eastAsia"/>
          </w:rPr>
          <w:delText>分类还决定应该收集哪些数据。需求缺失需要检查约束及其来源，计划缺陷需要保存步骤与评分理由，生成波动需要同条件下的多个候选，跨模块信号使用则需要记录产生信号和消费信号的两个时点。若只记录最终正确率，无法区分这些机制，也无法说明改进发生在哪一环节。</w:delText>
        </w:r>
      </w:del>
    </w:p>
    <w:p w14:paraId="7E2EBE6E" w14:textId="77777777" w:rsidR="00521EAF" w:rsidRDefault="005924B4">
      <w:pPr>
        <w:pStyle w:val="a0"/>
        <w:ind w:firstLine="560"/>
        <w:rPr>
          <w:del w:id="65" w:author="连小利" w:date="2026-10-24T18:21:00Z"/>
        </w:rPr>
      </w:pPr>
      <w:del w:id="66" w:author="连小利" w:date="2026-10-24T18:21:00Z">
        <w:r>
          <w:rPr>
            <w:rFonts w:hint="eastAsia"/>
          </w:rPr>
          <w:delText>因此，本项目需要同时建立来源分类与量化框架：前者回答“可能哪里存在问题”，后者回答“当前能观察到何种程</w:delText>
        </w:r>
        <w:r>
          <w:rPr>
            <w:rFonts w:hint="eastAsia"/>
          </w:rPr>
          <w:delText>度的变化”。二者结合才能解释低波动下的稳定误解、高代码差异下的功能等价，以及高置信度下的知识性错误，并为不同方法的适用条件和实验对照提供一致的分析基础。</w:delText>
        </w:r>
      </w:del>
    </w:p>
    <w:p w14:paraId="28451E96" w14:textId="77777777" w:rsidR="00521EAF" w:rsidRDefault="005924B4">
      <w:pPr>
        <w:pStyle w:val="1"/>
      </w:pPr>
      <w:bookmarkStart w:id="67" w:name="不确定性定义分类框架构建方法与最终框架"/>
      <w:bookmarkEnd w:id="22"/>
      <w:bookmarkEnd w:id="59"/>
      <w:r>
        <w:t xml:space="preserve">2 </w:t>
      </w:r>
      <w:r>
        <w:rPr>
          <w:rFonts w:hint="eastAsia"/>
        </w:rPr>
        <w:t>不确定性定义、分类框架构建方法与最终框架</w:t>
      </w:r>
    </w:p>
    <w:p w14:paraId="04173DD8" w14:textId="77777777" w:rsidR="00521EAF" w:rsidRDefault="005924B4">
      <w:pPr>
        <w:pStyle w:val="2"/>
      </w:pPr>
      <w:bookmarkStart w:id="68" w:name="不确定性定义"/>
      <w:r>
        <w:t xml:space="preserve">2.1 </w:t>
      </w:r>
      <w:r>
        <w:rPr>
          <w:rFonts w:hint="eastAsia"/>
        </w:rPr>
        <w:t>不确定性定义</w:t>
      </w:r>
    </w:p>
    <w:p w14:paraId="15306081" w14:textId="77777777" w:rsidR="00521EAF" w:rsidRDefault="005924B4">
      <w:pPr>
        <w:pStyle w:val="FirstParagraph"/>
        <w:ind w:firstLine="560"/>
      </w:pPr>
      <w:r>
        <w:rPr>
          <w:rFonts w:hint="eastAsia"/>
        </w:rPr>
        <w:t>在本项目背景下，</w:t>
      </w:r>
      <w:r>
        <w:rPr>
          <w:rFonts w:hint="eastAsia"/>
          <w:b/>
          <w:bCs/>
        </w:rPr>
        <w:t>代码生成决策不确定性</w:t>
      </w:r>
      <w:r>
        <w:rPr>
          <w:rFonts w:hint="eastAsia"/>
        </w:rPr>
        <w:t>是指：在给定需求、可见上下文、模型能力和执行条件下，系统对任务含义、求解方案、必要知识或实现结果尚不能充分确定的程度。它既可能表现为多个合理解释或候选方案并存，也可能表现为证据不足而系统仍稳定采用某个默认解释。可观察的生成分散程度只是其中一种表现。</w:t>
      </w:r>
    </w:p>
    <w:p w14:paraId="5A54F4C9" w14:textId="77777777" w:rsidR="00521EAF" w:rsidRDefault="005924B4">
      <w:pPr>
        <w:pStyle w:val="a0"/>
        <w:ind w:firstLine="560"/>
        <w:rPr>
          <w:del w:id="69" w:author="连小利" w:date="2026-10-24T18:22:00Z"/>
        </w:rPr>
      </w:pPr>
      <w:del w:id="70" w:author="连小利" w:date="2026-10-24T18:22:00Z">
        <w:r>
          <w:rPr>
            <w:rFonts w:hint="eastAsia"/>
          </w:rPr>
          <w:delText>分析单元是一项任务在一个决策时点上的状态，包括当前可见信息、待作出的决策、候选解释或方案，以及能够取得的反馈。需求信息不足属于输入条件问题；计划评分描述中间方案质量；代码通过率描述实现的测试结果；候选之间的方差描述结果稳定性。这些对象共同帮助分析不确定性，但不能</w:delText>
        </w:r>
        <w:r>
          <w:rPr>
            <w:rFonts w:hint="eastAsia"/>
          </w:rPr>
          <w:delText>互相替代。</w:delText>
        </w:r>
      </w:del>
    </w:p>
    <w:p w14:paraId="7B5626D0" w14:textId="77777777" w:rsidR="00521EAF" w:rsidRDefault="005924B4">
      <w:pPr>
        <w:pStyle w:val="a0"/>
        <w:ind w:firstLine="560"/>
        <w:rPr>
          <w:ins w:id="71" w:author="连小利" w:date="2026-10-24T18:25:00Z"/>
        </w:rPr>
      </w:pPr>
      <w:r>
        <w:rPr>
          <w:rFonts w:hint="eastAsia"/>
        </w:rPr>
        <w:t>本项目从来源和环节两个维度分类。来源包括信息缺失或含噪、语义解释分歧、知识与推理局限、生成随机性、反馈偏差和环境差异；环节包括需求理解、</w:t>
      </w:r>
      <w:del w:id="72" w:author="连小利" w:date="2026-10-24T18:19:00Z">
        <w:r>
          <w:rPr>
            <w:rFonts w:hint="eastAsia"/>
          </w:rPr>
          <w:delText>计划</w:delText>
        </w:r>
      </w:del>
      <w:ins w:id="73" w:author="连小利" w:date="2026-10-24T18:19:00Z">
        <w:r>
          <w:rPr>
            <w:rFonts w:hint="eastAsia"/>
          </w:rPr>
          <w:t>规划</w:t>
        </w:r>
      </w:ins>
      <w:r>
        <w:rPr>
          <w:rFonts w:hint="eastAsia"/>
        </w:rPr>
        <w:t>制定、知识获取、代码实现与执行，以及跨环节反馈。</w:t>
      </w:r>
    </w:p>
    <w:p w14:paraId="4AB97EE6" w14:textId="77777777" w:rsidR="00521EAF" w:rsidRDefault="005924B4">
      <w:pPr>
        <w:pStyle w:val="a0"/>
        <w:ind w:firstLine="560"/>
      </w:pPr>
      <w:del w:id="74" w:author="连小利" w:date="2026-10-24T18:24:00Z">
        <w:r>
          <w:rPr>
            <w:rFonts w:hint="eastAsia"/>
          </w:rPr>
          <w:delText>来源标签可以并存，</w:delText>
        </w:r>
        <w:commentRangeStart w:id="75"/>
        <w:r>
          <w:rPr>
            <w:rFonts w:hint="eastAsia"/>
          </w:rPr>
          <w:delText>分析时需要保留尚不能确定的部分</w:delText>
        </w:r>
        <w:commentRangeEnd w:id="75"/>
        <w:r>
          <w:commentReference w:id="75"/>
        </w:r>
        <w:r>
          <w:rPr>
            <w:rFonts w:hint="eastAsia"/>
          </w:rPr>
          <w:delText>。</w:delText>
        </w:r>
      </w:del>
      <w:proofErr w:type="gramStart"/>
      <w:ins w:id="76" w:author="连小利" w:date="2026-10-24T18:25:00Z">
        <w:r>
          <w:rPr>
            <w:rFonts w:hint="eastAsia"/>
          </w:rPr>
          <w:t>当前报告</w:t>
        </w:r>
      </w:ins>
      <w:proofErr w:type="gramEnd"/>
      <w:del w:id="77" w:author="连小利" w:date="2026-10-24T18:25:00Z">
        <w:r>
          <w:rPr>
            <w:rFonts w:hint="eastAsia"/>
          </w:rPr>
          <w:delText>本文</w:delText>
        </w:r>
      </w:del>
      <w:r>
        <w:rPr>
          <w:rFonts w:hint="eastAsia"/>
        </w:rPr>
        <w:t>给出的是面向</w:t>
      </w:r>
      <w:del w:id="78" w:author="连小利" w:date="2026-10-24T18:24:00Z">
        <w:r>
          <w:delText>所研究</w:delText>
        </w:r>
      </w:del>
      <w:ins w:id="79" w:author="连小利" w:date="2026-10-24T18:24:00Z">
        <w:r>
          <w:rPr>
            <w:rFonts w:hint="eastAsia"/>
          </w:rPr>
          <w:t>多智能体协同的代码生成</w:t>
        </w:r>
      </w:ins>
      <w:r>
        <w:rPr>
          <w:rFonts w:hint="eastAsia"/>
        </w:rPr>
        <w:t>任务的</w:t>
      </w:r>
      <w:ins w:id="80" w:author="连小利" w:date="2026-10-24T18:24:00Z">
        <w:r>
          <w:rPr>
            <w:rFonts w:hint="eastAsia"/>
          </w:rPr>
          <w:t>不确定性</w:t>
        </w:r>
      </w:ins>
      <w:r>
        <w:rPr>
          <w:rFonts w:hint="eastAsia"/>
        </w:rPr>
        <w:t>分类框架</w:t>
      </w:r>
      <w:ins w:id="81" w:author="连小利" w:date="2026-10-24T18:25:00Z">
        <w:r>
          <w:rPr>
            <w:rFonts w:hint="eastAsia"/>
          </w:rPr>
          <w:t>。</w:t>
        </w:r>
        <w:r>
          <w:rPr>
            <w:rFonts w:hint="eastAsia"/>
          </w:rPr>
          <w:t>其它类型的智能系统可能涵盖更多</w:t>
        </w:r>
      </w:ins>
      <w:ins w:id="82" w:author="连小利" w:date="2026-10-24T18:26:00Z">
        <w:r>
          <w:rPr>
            <w:rFonts w:hint="eastAsia"/>
          </w:rPr>
          <w:t>种不确定性类型。</w:t>
        </w:r>
      </w:ins>
      <w:del w:id="83" w:author="连小利" w:date="2026-10-24T18:25:00Z">
        <w:r>
          <w:rPr>
            <w:rFonts w:hint="eastAsia"/>
          </w:rPr>
          <w:delText>，</w:delText>
        </w:r>
      </w:del>
      <w:del w:id="84" w:author="连小利" w:date="2026-10-24T18:26:00Z">
        <w:r>
          <w:rPr>
            <w:rFonts w:hint="eastAsia"/>
          </w:rPr>
          <w:delText>不把已有样本之外的类别覆盖情况写成已验证结论。</w:delText>
        </w:r>
      </w:del>
    </w:p>
    <w:p w14:paraId="53DA8A51" w14:textId="77777777" w:rsidR="00521EAF" w:rsidRDefault="005924B4">
      <w:pPr>
        <w:pStyle w:val="2"/>
      </w:pPr>
      <w:bookmarkStart w:id="85" w:name="分类框架构建方法"/>
      <w:bookmarkEnd w:id="68"/>
      <w:r>
        <w:t xml:space="preserve">2.2 </w:t>
      </w:r>
      <w:r>
        <w:rPr>
          <w:rFonts w:hint="eastAsia"/>
        </w:rPr>
        <w:t>分类框架构建方法</w:t>
      </w:r>
    </w:p>
    <w:p w14:paraId="638161D1" w14:textId="77777777" w:rsidR="00521EAF" w:rsidRDefault="005924B4">
      <w:pPr>
        <w:pStyle w:val="FirstParagraph"/>
        <w:ind w:firstLine="562"/>
      </w:pPr>
      <w:r>
        <w:rPr>
          <w:rFonts w:hint="eastAsia"/>
          <w:b/>
          <w:bCs/>
        </w:rPr>
        <w:t>梳理决策</w:t>
      </w:r>
      <w:proofErr w:type="gramStart"/>
      <w:r>
        <w:rPr>
          <w:rFonts w:hint="eastAsia"/>
          <w:b/>
          <w:bCs/>
        </w:rPr>
        <w:t>链确定</w:t>
      </w:r>
      <w:proofErr w:type="gramEnd"/>
      <w:r>
        <w:rPr>
          <w:rFonts w:hint="eastAsia"/>
          <w:b/>
          <w:bCs/>
        </w:rPr>
        <w:t>范围。</w:t>
      </w:r>
      <w:r>
        <w:t xml:space="preserve"> </w:t>
      </w:r>
      <w:r>
        <w:rPr>
          <w:rFonts w:hint="eastAsia"/>
        </w:rPr>
        <w:t>本项目分别梳理需求文本到生成结果、</w:t>
      </w:r>
      <w:del w:id="86" w:author="连小利" w:date="2026-10-24T18:19:00Z">
        <w:r>
          <w:rPr>
            <w:rFonts w:hint="eastAsia"/>
          </w:rPr>
          <w:delText>计划</w:delText>
        </w:r>
      </w:del>
      <w:ins w:id="87" w:author="连小利" w:date="2026-10-24T18:19:00Z">
        <w:r>
          <w:rPr>
            <w:rFonts w:hint="eastAsia"/>
          </w:rPr>
          <w:t>规划</w:t>
        </w:r>
      </w:ins>
      <w:r>
        <w:rPr>
          <w:rFonts w:hint="eastAsia"/>
        </w:rPr>
        <w:t>到代码实现、推理信号到检索动作的决策链；结合多阶段代码生成流程，确定需求、规划、知识获取和执行反馈等观察位置。梳理时关注问题来源、使用的信息、介入时点、量化方式和最终评价，避免仅按照方法名称划分类别。</w:t>
      </w:r>
    </w:p>
    <w:p w14:paraId="19919824" w14:textId="77777777" w:rsidR="00521EAF" w:rsidRDefault="005924B4">
      <w:pPr>
        <w:pStyle w:val="a0"/>
        <w:ind w:firstLine="562"/>
      </w:pPr>
      <w:r>
        <w:rPr>
          <w:rFonts w:hint="eastAsia"/>
          <w:b/>
          <w:bCs/>
        </w:rPr>
        <w:t>任务过程分析提取候选来源。</w:t>
      </w:r>
      <w:r>
        <w:t xml:space="preserve"> </w:t>
      </w:r>
      <w:r>
        <w:rPr>
          <w:rFonts w:hint="eastAsia"/>
        </w:rPr>
        <w:t>沿一项代码生成任务逐步检查需要确定的内容：输入输出与边界是否完整，术语是否有多种解释，算法步骤能否满足</w:t>
      </w:r>
      <w:r>
        <w:rPr>
          <w:rFonts w:hint="eastAsia"/>
        </w:rPr>
        <w:lastRenderedPageBreak/>
        <w:t>约束，所需知识是否可得，代码是否正确落实</w:t>
      </w:r>
      <w:del w:id="88" w:author="连小利" w:date="2026-10-24T18:19:00Z">
        <w:r>
          <w:rPr>
            <w:rFonts w:hint="eastAsia"/>
          </w:rPr>
          <w:delText>计划</w:delText>
        </w:r>
      </w:del>
      <w:ins w:id="89" w:author="连小利" w:date="2026-10-24T18:19:00Z">
        <w:r>
          <w:rPr>
            <w:rFonts w:hint="eastAsia"/>
          </w:rPr>
          <w:t>规划</w:t>
        </w:r>
      </w:ins>
      <w:r>
        <w:rPr>
          <w:rFonts w:hint="eastAsia"/>
        </w:rPr>
        <w:t>，以及测试环境是否与任务一致。将这些问题归纳为信息、语义、方案、知识、实现和反馈方面的候选</w:t>
      </w:r>
      <w:r>
        <w:rPr>
          <w:rFonts w:hint="eastAsia"/>
        </w:rPr>
        <w:t>来源。这里的过程分析是对已有研究问题和</w:t>
      </w:r>
      <w:proofErr w:type="gramStart"/>
      <w:r>
        <w:rPr>
          <w:rFonts w:hint="eastAsia"/>
        </w:rPr>
        <w:t>典型任务</w:t>
      </w:r>
      <w:proofErr w:type="gramEnd"/>
      <w:r>
        <w:rPr>
          <w:rFonts w:hint="eastAsia"/>
        </w:rPr>
        <w:t>的归纳，</w:t>
      </w:r>
      <w:proofErr w:type="gramStart"/>
      <w:r>
        <w:rPr>
          <w:rFonts w:hint="eastAsia"/>
        </w:rPr>
        <w:t>不</w:t>
      </w:r>
      <w:proofErr w:type="gramEnd"/>
      <w:r>
        <w:rPr>
          <w:rFonts w:hint="eastAsia"/>
        </w:rPr>
        <w:t>宣称已完成独立的大规模用户调研。</w:t>
      </w:r>
    </w:p>
    <w:p w14:paraId="21AE1E09" w14:textId="77777777" w:rsidR="00521EAF" w:rsidRDefault="005924B4">
      <w:pPr>
        <w:pStyle w:val="a0"/>
        <w:ind w:firstLine="562"/>
      </w:pPr>
      <w:r>
        <w:rPr>
          <w:rFonts w:hint="eastAsia"/>
          <w:b/>
          <w:bCs/>
        </w:rPr>
        <w:t>对照实验帮助区分来源与表现。</w:t>
      </w:r>
      <w:r>
        <w:t xml:space="preserve"> </w:t>
      </w:r>
      <w:r>
        <w:rPr>
          <w:rFonts w:hint="eastAsia"/>
        </w:rPr>
        <w:t>本项目需求</w:t>
      </w:r>
      <w:proofErr w:type="gramStart"/>
      <w:r>
        <w:rPr>
          <w:rFonts w:hint="eastAsia"/>
        </w:rPr>
        <w:t>端研究</w:t>
      </w:r>
      <w:proofErr w:type="gramEnd"/>
      <w:r>
        <w:rPr>
          <w:rFonts w:hint="eastAsia"/>
        </w:rPr>
        <w:t>使用六类受控文本变化，包括内容改写、格式转换、示例移除、冗长改写、无关噪声注入和拼写扰动。其中，内容抽象或示例移除可能改变可利用的信息，格式和拼写变化更多反映表达敏感性，但不能仅凭变换名称断定发生了哪一种语义问题。需要比较变换前后的约束与生成结果。规划</w:t>
      </w:r>
      <w:proofErr w:type="gramStart"/>
      <w:r>
        <w:rPr>
          <w:rFonts w:hint="eastAsia"/>
        </w:rPr>
        <w:t>端研究</w:t>
      </w:r>
      <w:proofErr w:type="gramEnd"/>
      <w:r>
        <w:rPr>
          <w:rFonts w:hint="eastAsia"/>
        </w:rPr>
        <w:t>通过有无</w:t>
      </w:r>
      <w:del w:id="90" w:author="连小利" w:date="2026-10-24T18:19:00Z">
        <w:r>
          <w:rPr>
            <w:rFonts w:hint="eastAsia"/>
          </w:rPr>
          <w:delText>计划</w:delText>
        </w:r>
      </w:del>
      <w:ins w:id="91" w:author="连小利" w:date="2026-10-24T18:19:00Z">
        <w:r>
          <w:rPr>
            <w:rFonts w:hint="eastAsia"/>
          </w:rPr>
          <w:t>规划</w:t>
        </w:r>
      </w:ins>
      <w:r>
        <w:rPr>
          <w:rFonts w:hint="eastAsia"/>
        </w:rPr>
        <w:t>、不同</w:t>
      </w:r>
      <w:del w:id="92" w:author="连小利" w:date="2026-10-24T18:19:00Z">
        <w:r>
          <w:rPr>
            <w:rFonts w:hint="eastAsia"/>
          </w:rPr>
          <w:delText>计划</w:delText>
        </w:r>
      </w:del>
      <w:ins w:id="93" w:author="连小利" w:date="2026-10-24T18:19:00Z">
        <w:r>
          <w:rPr>
            <w:rFonts w:hint="eastAsia"/>
          </w:rPr>
          <w:t>规划</w:t>
        </w:r>
      </w:ins>
      <w:r>
        <w:rPr>
          <w:rFonts w:hint="eastAsia"/>
        </w:rPr>
        <w:t>提示和可见测试条件进行比较，帮助识别</w:t>
      </w:r>
      <w:del w:id="94" w:author="连小利" w:date="2026-10-24T18:19:00Z">
        <w:r>
          <w:rPr>
            <w:rFonts w:hint="eastAsia"/>
          </w:rPr>
          <w:delText>计划</w:delText>
        </w:r>
      </w:del>
      <w:ins w:id="95" w:author="连小利" w:date="2026-10-24T18:19:00Z">
        <w:r>
          <w:rPr>
            <w:rFonts w:hint="eastAsia"/>
          </w:rPr>
          <w:t>规划</w:t>
        </w:r>
      </w:ins>
      <w:r>
        <w:rPr>
          <w:rFonts w:hint="eastAsia"/>
        </w:rPr>
        <w:t>内容及约束使用的作用；推理—检索研究通过不检</w:t>
      </w:r>
      <w:r>
        <w:rPr>
          <w:rFonts w:hint="eastAsia"/>
        </w:rPr>
        <w:t>索、始终检索和按置信度检索的比较，分析知识获取决策。</w:t>
      </w:r>
    </w:p>
    <w:p w14:paraId="76917F1D" w14:textId="77777777" w:rsidR="00521EAF" w:rsidRDefault="005924B4">
      <w:pPr>
        <w:pStyle w:val="a0"/>
        <w:ind w:firstLine="562"/>
      </w:pPr>
      <w:r>
        <w:rPr>
          <w:rFonts w:hint="eastAsia"/>
          <w:b/>
          <w:bCs/>
        </w:rPr>
        <w:t>归纳形成二维框架。</w:t>
      </w:r>
      <w:r>
        <w:t xml:space="preserve"> </w:t>
      </w:r>
      <w:r>
        <w:rPr>
          <w:rFonts w:hint="eastAsia"/>
        </w:rPr>
        <w:t>将含义相近的来源合并，将可通过不同证据区分的来源保留。例如，“欠规格”强调必要条件缺失，“歧义”强调已有表述存在多个解释，二者可以同时出现；“</w:t>
      </w:r>
      <w:del w:id="96" w:author="连小利" w:date="2026-10-24T18:19:00Z">
        <w:r>
          <w:rPr>
            <w:rFonts w:hint="eastAsia"/>
          </w:rPr>
          <w:delText>计划</w:delText>
        </w:r>
      </w:del>
      <w:ins w:id="97" w:author="连小利" w:date="2026-10-24T18:19:00Z">
        <w:r>
          <w:rPr>
            <w:rFonts w:hint="eastAsia"/>
          </w:rPr>
          <w:t>规划</w:t>
        </w:r>
      </w:ins>
      <w:r>
        <w:rPr>
          <w:rFonts w:hint="eastAsia"/>
        </w:rPr>
        <w:t>表达不清楚”和“</w:t>
      </w:r>
      <w:del w:id="98" w:author="连小利" w:date="2026-10-24T18:19:00Z">
        <w:r>
          <w:rPr>
            <w:rFonts w:hint="eastAsia"/>
          </w:rPr>
          <w:delText>计划</w:delText>
        </w:r>
      </w:del>
      <w:ins w:id="99" w:author="连小利" w:date="2026-10-24T18:19:00Z">
        <w:r>
          <w:rPr>
            <w:rFonts w:hint="eastAsia"/>
          </w:rPr>
          <w:t>规划</w:t>
        </w:r>
      </w:ins>
      <w:r>
        <w:rPr>
          <w:rFonts w:hint="eastAsia"/>
        </w:rPr>
        <w:t>逻辑不可行”也需要分别记录。最终</w:t>
      </w:r>
      <w:proofErr w:type="gramStart"/>
      <w:r>
        <w:rPr>
          <w:rFonts w:hint="eastAsia"/>
        </w:rPr>
        <w:t>用决策</w:t>
      </w:r>
      <w:proofErr w:type="gramEnd"/>
      <w:r>
        <w:rPr>
          <w:rFonts w:hint="eastAsia"/>
        </w:rPr>
        <w:t>环节确定观察位置，用来源描述困难性质，再关联可观测信号和响应方式。类别不要求互斥，因为真实任务可能同时受到多个来源影响。</w:t>
      </w:r>
    </w:p>
    <w:p w14:paraId="24003E25" w14:textId="77777777" w:rsidR="00521EAF" w:rsidRDefault="005924B4">
      <w:pPr>
        <w:pStyle w:val="a0"/>
        <w:ind w:firstLine="562"/>
      </w:pPr>
      <w:r>
        <w:rPr>
          <w:rFonts w:hint="eastAsia"/>
          <w:b/>
          <w:bCs/>
        </w:rPr>
        <w:t>用边界案例检查解释能力。</w:t>
      </w:r>
      <w:r>
        <w:t xml:space="preserve"> </w:t>
      </w:r>
      <w:r>
        <w:rPr>
          <w:rFonts w:hint="eastAsia"/>
        </w:rPr>
        <w:t>若模型稳定地生成错误实现，框架应能保留需求缺失或模型知识不足，而不能因方差</w:t>
      </w:r>
      <w:proofErr w:type="gramStart"/>
      <w:r>
        <w:rPr>
          <w:rFonts w:hint="eastAsia"/>
        </w:rPr>
        <w:t>为零</w:t>
      </w:r>
      <w:r>
        <w:rPr>
          <w:rFonts w:hint="eastAsia"/>
        </w:rPr>
        <w:t>便判定</w:t>
      </w:r>
      <w:proofErr w:type="gramEnd"/>
      <w:r>
        <w:rPr>
          <w:rFonts w:hint="eastAsia"/>
        </w:rPr>
        <w:t>没有问题；若候选代码形式不同但均通过测试，应区分结构分散与功能波动；若清晰</w:t>
      </w:r>
      <w:del w:id="100" w:author="连小利" w:date="2026-10-24T18:19:00Z">
        <w:r>
          <w:rPr>
            <w:rFonts w:hint="eastAsia"/>
          </w:rPr>
          <w:delText>计划</w:delText>
        </w:r>
      </w:del>
      <w:ins w:id="101" w:author="连小利" w:date="2026-10-24T18:19:00Z">
        <w:r>
          <w:rPr>
            <w:rFonts w:hint="eastAsia"/>
          </w:rPr>
          <w:t>规划</w:t>
        </w:r>
      </w:ins>
      <w:r>
        <w:rPr>
          <w:rFonts w:hint="eastAsia"/>
        </w:rPr>
        <w:t>遗漏关键条件，应允许清晰度较高、可行性较低同时成立。对于跨环节传播，需要结合需求、</w:t>
      </w:r>
      <w:del w:id="102" w:author="连小利" w:date="2026-10-24T18:19:00Z">
        <w:r>
          <w:rPr>
            <w:rFonts w:hint="eastAsia"/>
          </w:rPr>
          <w:delText>计划</w:delText>
        </w:r>
      </w:del>
      <w:ins w:id="103" w:author="连小利" w:date="2026-10-24T18:19:00Z">
        <w:r>
          <w:rPr>
            <w:rFonts w:hint="eastAsia"/>
          </w:rPr>
          <w:t>规划</w:t>
        </w:r>
      </w:ins>
      <w:r>
        <w:rPr>
          <w:rFonts w:hint="eastAsia"/>
        </w:rPr>
        <w:t>、代码的版本关系和受控干预判断，单一相关系数不足以确定传播方向或因果强度。</w:t>
      </w:r>
    </w:p>
    <w:p w14:paraId="257A4A0F" w14:textId="77777777" w:rsidR="00521EAF" w:rsidRDefault="005924B4">
      <w:pPr>
        <w:pStyle w:val="2"/>
      </w:pPr>
      <w:bookmarkStart w:id="104" w:name="最终的分类框架"/>
      <w:bookmarkEnd w:id="85"/>
      <w:r>
        <w:lastRenderedPageBreak/>
        <w:t xml:space="preserve">2.3 </w:t>
      </w:r>
      <w:r>
        <w:rPr>
          <w:rFonts w:hint="eastAsia"/>
        </w:rPr>
        <w:t>最终的分类框架</w:t>
      </w:r>
    </w:p>
    <w:p w14:paraId="27520599" w14:textId="77777777" w:rsidR="00521EAF" w:rsidRDefault="005924B4">
      <w:pPr>
        <w:pStyle w:val="a0"/>
        <w:snapToGrid w:val="0"/>
        <w:ind w:firstLine="560"/>
      </w:pPr>
      <w:r>
        <w:rPr>
          <w:color w:val="000000"/>
        </w:rPr>
        <w:t>表</w:t>
      </w:r>
      <w:r>
        <w:rPr>
          <w:color w:val="000000"/>
        </w:rPr>
        <w:t xml:space="preserve"> </w:t>
      </w:r>
      <w:r>
        <w:rPr>
          <w:color w:val="000000"/>
        </w:rPr>
        <w:fldChar w:fldCharType="begin"/>
      </w:r>
      <w:r>
        <w:rPr>
          <w:color w:val="000000"/>
        </w:rPr>
        <w:instrText xml:space="preserve"> REF cap_table_1 </w:instrText>
      </w:r>
      <w:r>
        <w:rPr>
          <w:color w:val="000000"/>
        </w:rPr>
        <w:fldChar w:fldCharType="separate"/>
      </w:r>
      <w:r>
        <w:rPr>
          <w:color w:val="000000"/>
        </w:rPr>
        <w:t>1</w:t>
      </w:r>
      <w:r>
        <w:rPr>
          <w:color w:val="000000"/>
        </w:rPr>
        <w:fldChar w:fldCharType="end"/>
      </w:r>
      <w:r>
        <w:rPr>
          <w:color w:val="000000"/>
        </w:rPr>
        <w:t>按决策环节和不确定性来源汇总最终分类框架，并列出可观测信号及对应的量化或响应方式。</w:t>
      </w:r>
    </w:p>
    <w:p w14:paraId="10AD80AC" w14:textId="77777777" w:rsidR="00521EAF" w:rsidRDefault="005924B4">
      <w:pPr>
        <w:pStyle w:val="a5"/>
        <w:keepNext/>
        <w:snapToGrid w:val="0"/>
        <w:spacing w:before="120" w:after="100" w:line="264" w:lineRule="auto"/>
        <w:ind w:firstLine="440"/>
        <w:jc w:val="center"/>
      </w:pPr>
      <w:r>
        <w:rPr>
          <w:i w:val="0"/>
          <w:color w:val="000000"/>
          <w:sz w:val="22"/>
        </w:rPr>
        <w:t>表</w:t>
      </w:r>
      <w:r>
        <w:rPr>
          <w:i w:val="0"/>
          <w:color w:val="000000"/>
          <w:sz w:val="22"/>
        </w:rPr>
        <w:t xml:space="preserve"> </w:t>
      </w:r>
      <w:bookmarkStart w:id="105" w:name="cap_table_1"/>
      <w:r>
        <w:rPr>
          <w:i w:val="0"/>
          <w:color w:val="000000"/>
          <w:sz w:val="22"/>
        </w:rPr>
        <w:fldChar w:fldCharType="begin"/>
      </w:r>
      <w:r>
        <w:rPr>
          <w:i w:val="0"/>
          <w:color w:val="000000"/>
          <w:sz w:val="22"/>
        </w:rPr>
        <w:instrText xml:space="preserve"> SEQ Table \* ARABIC </w:instrText>
      </w:r>
      <w:r>
        <w:rPr>
          <w:i w:val="0"/>
          <w:color w:val="000000"/>
          <w:sz w:val="22"/>
        </w:rPr>
        <w:fldChar w:fldCharType="separate"/>
      </w:r>
      <w:r>
        <w:rPr>
          <w:i w:val="0"/>
          <w:color w:val="000000"/>
          <w:sz w:val="22"/>
        </w:rPr>
        <w:t>1</w:t>
      </w:r>
      <w:r>
        <w:rPr>
          <w:i w:val="0"/>
          <w:color w:val="000000"/>
          <w:sz w:val="22"/>
        </w:rPr>
        <w:fldChar w:fldCharType="end"/>
      </w:r>
      <w:bookmarkEnd w:id="105"/>
      <w:r>
        <w:rPr>
          <w:i w:val="0"/>
          <w:color w:val="000000"/>
          <w:sz w:val="22"/>
        </w:rPr>
        <w:t xml:space="preserve">  </w:t>
      </w:r>
      <w:r>
        <w:rPr>
          <w:i w:val="0"/>
          <w:color w:val="000000"/>
          <w:sz w:val="22"/>
        </w:rPr>
        <w:t>不确定性分类框架及对应量化与响应</w:t>
      </w:r>
    </w:p>
    <w:tbl>
      <w:tblPr>
        <w:tblStyle w:val="Table"/>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161"/>
        <w:gridCol w:w="1727"/>
        <w:gridCol w:w="2167"/>
        <w:gridCol w:w="1960"/>
        <w:gridCol w:w="2345"/>
      </w:tblGrid>
      <w:tr w:rsidR="00521EAF" w14:paraId="159F6B9C" w14:textId="77777777" w:rsidTr="00521EAF">
        <w:trPr>
          <w:cnfStyle w:val="100000000000" w:firstRow="1" w:lastRow="0" w:firstColumn="0" w:lastColumn="0" w:oddVBand="0" w:evenVBand="0" w:oddHBand="0" w:evenHBand="0" w:firstRowFirstColumn="0" w:firstRowLastColumn="0" w:lastRowFirstColumn="0" w:lastRowLastColumn="0"/>
          <w:cantSplit/>
          <w:tblHeader/>
        </w:trPr>
        <w:tc>
          <w:tcPr>
            <w:tcW w:w="1161" w:type="dxa"/>
            <w:shd w:val="clear" w:color="auto" w:fill="EDEDED"/>
            <w:vAlign w:val="center"/>
          </w:tcPr>
          <w:p w14:paraId="328A9E2E" w14:textId="77777777" w:rsidR="00521EAF" w:rsidRDefault="005924B4">
            <w:pPr>
              <w:pStyle w:val="Compact"/>
              <w:jc w:val="center"/>
            </w:pPr>
            <w:commentRangeStart w:id="106"/>
            <w:r>
              <w:rPr>
                <w:rFonts w:hint="eastAsia"/>
                <w:b/>
              </w:rPr>
              <w:t>决策环节</w:t>
            </w:r>
          </w:p>
        </w:tc>
        <w:tc>
          <w:tcPr>
            <w:tcW w:w="1727" w:type="dxa"/>
            <w:shd w:val="clear" w:color="auto" w:fill="EDEDED"/>
            <w:vAlign w:val="center"/>
          </w:tcPr>
          <w:p w14:paraId="67CD7B9A" w14:textId="77777777" w:rsidR="00521EAF" w:rsidRDefault="005924B4">
            <w:pPr>
              <w:pStyle w:val="Compact"/>
              <w:jc w:val="center"/>
            </w:pPr>
            <w:r>
              <w:rPr>
                <w:rFonts w:hint="eastAsia"/>
                <w:b/>
              </w:rPr>
              <w:t>不确定性来源</w:t>
            </w:r>
          </w:p>
        </w:tc>
        <w:tc>
          <w:tcPr>
            <w:tcW w:w="2167" w:type="dxa"/>
            <w:shd w:val="clear" w:color="auto" w:fill="EDEDED"/>
            <w:vAlign w:val="center"/>
          </w:tcPr>
          <w:p w14:paraId="02421622" w14:textId="77777777" w:rsidR="00521EAF" w:rsidRDefault="005924B4">
            <w:pPr>
              <w:pStyle w:val="Compact"/>
              <w:jc w:val="center"/>
            </w:pPr>
            <w:r>
              <w:rPr>
                <w:rFonts w:hint="eastAsia"/>
                <w:b/>
              </w:rPr>
              <w:t>典型表现</w:t>
            </w:r>
          </w:p>
        </w:tc>
        <w:tc>
          <w:tcPr>
            <w:tcW w:w="1960" w:type="dxa"/>
            <w:shd w:val="clear" w:color="auto" w:fill="EDEDED"/>
            <w:vAlign w:val="center"/>
          </w:tcPr>
          <w:p w14:paraId="6DCBDC4B" w14:textId="77777777" w:rsidR="00521EAF" w:rsidRDefault="005924B4">
            <w:pPr>
              <w:pStyle w:val="Compact"/>
              <w:jc w:val="center"/>
            </w:pPr>
            <w:r>
              <w:rPr>
                <w:rFonts w:hint="eastAsia"/>
                <w:b/>
              </w:rPr>
              <w:t>可观测信号</w:t>
            </w:r>
          </w:p>
        </w:tc>
        <w:tc>
          <w:tcPr>
            <w:tcW w:w="2345" w:type="dxa"/>
            <w:shd w:val="clear" w:color="auto" w:fill="EDEDED"/>
            <w:vAlign w:val="center"/>
          </w:tcPr>
          <w:p w14:paraId="0528CD9B" w14:textId="77777777" w:rsidR="00521EAF" w:rsidRDefault="005924B4">
            <w:pPr>
              <w:pStyle w:val="Compact"/>
              <w:jc w:val="center"/>
            </w:pPr>
            <w:r>
              <w:rPr>
                <w:rFonts w:hint="eastAsia"/>
                <w:b/>
              </w:rPr>
              <w:t>对应量化或响应</w:t>
            </w:r>
          </w:p>
        </w:tc>
      </w:tr>
      <w:tr w:rsidR="00521EAF" w14:paraId="5D16AA87" w14:textId="77777777" w:rsidTr="00521EAF">
        <w:trPr>
          <w:cantSplit/>
        </w:trPr>
        <w:tc>
          <w:tcPr>
            <w:tcW w:w="1161" w:type="dxa"/>
            <w:vAlign w:val="center"/>
          </w:tcPr>
          <w:p w14:paraId="614A5590" w14:textId="77777777" w:rsidR="00521EAF" w:rsidRDefault="005924B4">
            <w:pPr>
              <w:pStyle w:val="Compact"/>
            </w:pPr>
            <w:r>
              <w:rPr>
                <w:rFonts w:hint="eastAsia"/>
              </w:rPr>
              <w:t>需求理解</w:t>
            </w:r>
          </w:p>
        </w:tc>
        <w:tc>
          <w:tcPr>
            <w:tcW w:w="1727" w:type="dxa"/>
            <w:vAlign w:val="center"/>
          </w:tcPr>
          <w:p w14:paraId="2BA356ED" w14:textId="77777777" w:rsidR="00521EAF" w:rsidRDefault="005924B4">
            <w:pPr>
              <w:pStyle w:val="Compact"/>
            </w:pPr>
            <w:r>
              <w:rPr>
                <w:rFonts w:hint="eastAsia"/>
              </w:rPr>
              <w:t>必要信息或约束缺失</w:t>
            </w:r>
          </w:p>
        </w:tc>
        <w:tc>
          <w:tcPr>
            <w:tcW w:w="2167" w:type="dxa"/>
            <w:vAlign w:val="center"/>
          </w:tcPr>
          <w:p w14:paraId="18B2195D" w14:textId="77777777" w:rsidR="00521EAF" w:rsidRDefault="005924B4">
            <w:pPr>
              <w:pStyle w:val="Compact"/>
            </w:pPr>
            <w:r>
              <w:rPr>
                <w:rFonts w:hint="eastAsia"/>
              </w:rPr>
              <w:t>输入范围、边界行为、异常处理未说明</w:t>
            </w:r>
          </w:p>
        </w:tc>
        <w:tc>
          <w:tcPr>
            <w:tcW w:w="1960" w:type="dxa"/>
            <w:vAlign w:val="center"/>
          </w:tcPr>
          <w:p w14:paraId="189844D4" w14:textId="77777777" w:rsidR="00521EAF" w:rsidRDefault="005924B4">
            <w:pPr>
              <w:pStyle w:val="Compact"/>
            </w:pPr>
            <w:proofErr w:type="gramStart"/>
            <w:r>
              <w:rPr>
                <w:rFonts w:hint="eastAsia"/>
              </w:rPr>
              <w:t>原需求</w:t>
            </w:r>
            <w:proofErr w:type="gramEnd"/>
            <w:r>
              <w:rPr>
                <w:rFonts w:hint="eastAsia"/>
              </w:rPr>
              <w:t>与确认信息的差异，语义缺口，条件覆盖情况</w:t>
            </w:r>
          </w:p>
        </w:tc>
        <w:tc>
          <w:tcPr>
            <w:tcW w:w="2345" w:type="dxa"/>
            <w:vAlign w:val="center"/>
          </w:tcPr>
          <w:p w14:paraId="14A4F8AB" w14:textId="77777777" w:rsidR="00521EAF" w:rsidRDefault="005924B4">
            <w:pPr>
              <w:pStyle w:val="Compact"/>
            </w:pPr>
            <w:r>
              <w:rPr>
                <w:rFonts w:hint="eastAsia"/>
              </w:rPr>
              <w:t>P-I01</w:t>
            </w:r>
            <w:r>
              <w:rPr>
                <w:rFonts w:hint="eastAsia"/>
              </w:rPr>
              <w:t>—</w:t>
            </w:r>
            <w:r>
              <w:rPr>
                <w:rFonts w:hint="eastAsia"/>
              </w:rPr>
              <w:t>P-I03</w:t>
            </w:r>
            <w:r>
              <w:rPr>
                <w:rFonts w:hint="eastAsia"/>
              </w:rPr>
              <w:t>、</w:t>
            </w:r>
            <w:r>
              <w:rPr>
                <w:rFonts w:hint="eastAsia"/>
              </w:rPr>
              <w:t>P-I08</w:t>
            </w:r>
            <w:r>
              <w:rPr>
                <w:rFonts w:hint="eastAsia"/>
              </w:rPr>
              <w:t>；</w:t>
            </w:r>
            <w:r>
              <w:rPr>
                <w:rFonts w:hint="eastAsia"/>
              </w:rPr>
              <w:t>P-R04</w:t>
            </w:r>
            <w:r>
              <w:rPr>
                <w:rFonts w:hint="eastAsia"/>
              </w:rPr>
              <w:t>、</w:t>
            </w:r>
            <w:r>
              <w:rPr>
                <w:rFonts w:hint="eastAsia"/>
              </w:rPr>
              <w:t>P-R06</w:t>
            </w:r>
            <w:r>
              <w:rPr>
                <w:rFonts w:hint="eastAsia"/>
              </w:rPr>
              <w:t>；有针对性的澄清</w:t>
            </w:r>
          </w:p>
        </w:tc>
      </w:tr>
      <w:tr w:rsidR="00521EAF" w14:paraId="01077943" w14:textId="77777777" w:rsidTr="00521EAF">
        <w:trPr>
          <w:cantSplit/>
        </w:trPr>
        <w:tc>
          <w:tcPr>
            <w:tcW w:w="1161" w:type="dxa"/>
            <w:vAlign w:val="center"/>
          </w:tcPr>
          <w:p w14:paraId="53571A53" w14:textId="77777777" w:rsidR="00521EAF" w:rsidRDefault="005924B4">
            <w:pPr>
              <w:pStyle w:val="Compact"/>
            </w:pPr>
            <w:r>
              <w:rPr>
                <w:rFonts w:hint="eastAsia"/>
              </w:rPr>
              <w:t>需求理解</w:t>
            </w:r>
          </w:p>
        </w:tc>
        <w:tc>
          <w:tcPr>
            <w:tcW w:w="1727" w:type="dxa"/>
            <w:vAlign w:val="center"/>
          </w:tcPr>
          <w:p w14:paraId="14835504" w14:textId="77777777" w:rsidR="00521EAF" w:rsidRDefault="005924B4">
            <w:pPr>
              <w:pStyle w:val="Compact"/>
            </w:pPr>
            <w:r>
              <w:rPr>
                <w:rFonts w:hint="eastAsia"/>
              </w:rPr>
              <w:t>模糊表述与语义歧义</w:t>
            </w:r>
          </w:p>
        </w:tc>
        <w:tc>
          <w:tcPr>
            <w:tcW w:w="2167" w:type="dxa"/>
            <w:vAlign w:val="center"/>
          </w:tcPr>
          <w:p w14:paraId="1A4A6165" w14:textId="77777777" w:rsidR="00521EAF" w:rsidRDefault="005924B4">
            <w:pPr>
              <w:pStyle w:val="Compact"/>
            </w:pPr>
            <w:r>
              <w:rPr>
                <w:rFonts w:hint="eastAsia"/>
              </w:rPr>
              <w:t>“较大”“唯一”等缺少判定依据或存在多义解释</w:t>
            </w:r>
          </w:p>
        </w:tc>
        <w:tc>
          <w:tcPr>
            <w:tcW w:w="1960" w:type="dxa"/>
            <w:vAlign w:val="center"/>
          </w:tcPr>
          <w:p w14:paraId="535063DC" w14:textId="77777777" w:rsidR="00521EAF" w:rsidRDefault="005924B4">
            <w:pPr>
              <w:pStyle w:val="Compact"/>
            </w:pPr>
            <w:r>
              <w:rPr>
                <w:rFonts w:hint="eastAsia"/>
              </w:rPr>
              <w:t>类别识别结果、候选解释、澄清回答</w:t>
            </w:r>
          </w:p>
        </w:tc>
        <w:tc>
          <w:tcPr>
            <w:tcW w:w="2345" w:type="dxa"/>
            <w:vAlign w:val="center"/>
          </w:tcPr>
          <w:p w14:paraId="54F4698A" w14:textId="77777777" w:rsidR="00521EAF" w:rsidRDefault="005924B4">
            <w:pPr>
              <w:pStyle w:val="Compact"/>
            </w:pPr>
            <w:r>
              <w:rPr>
                <w:rFonts w:hint="eastAsia"/>
              </w:rPr>
              <w:t>P-R02</w:t>
            </w:r>
            <w:r>
              <w:rPr>
                <w:rFonts w:hint="eastAsia"/>
              </w:rPr>
              <w:t>、</w:t>
            </w:r>
            <w:r>
              <w:rPr>
                <w:rFonts w:hint="eastAsia"/>
              </w:rPr>
              <w:t>P-R03</w:t>
            </w:r>
            <w:r>
              <w:rPr>
                <w:rFonts w:hint="eastAsia"/>
              </w:rPr>
              <w:t>；配合</w:t>
            </w:r>
            <w:r>
              <w:t xml:space="preserve"> P-I08 </w:t>
            </w:r>
            <w:r>
              <w:rPr>
                <w:rFonts w:hint="eastAsia"/>
              </w:rPr>
              <w:t>比较需求条件</w:t>
            </w:r>
          </w:p>
        </w:tc>
      </w:tr>
      <w:tr w:rsidR="00521EAF" w14:paraId="572C29C7" w14:textId="77777777" w:rsidTr="00521EAF">
        <w:trPr>
          <w:cantSplit/>
        </w:trPr>
        <w:tc>
          <w:tcPr>
            <w:tcW w:w="1161" w:type="dxa"/>
            <w:vAlign w:val="center"/>
          </w:tcPr>
          <w:p w14:paraId="17F05075" w14:textId="77777777" w:rsidR="00521EAF" w:rsidRDefault="005924B4">
            <w:pPr>
              <w:pStyle w:val="Compact"/>
            </w:pPr>
            <w:r>
              <w:rPr>
                <w:rFonts w:hint="eastAsia"/>
              </w:rPr>
              <w:t>需求表达与上下文处理</w:t>
            </w:r>
          </w:p>
        </w:tc>
        <w:tc>
          <w:tcPr>
            <w:tcW w:w="1727" w:type="dxa"/>
            <w:vAlign w:val="center"/>
          </w:tcPr>
          <w:p w14:paraId="7FA5C786" w14:textId="77777777" w:rsidR="00521EAF" w:rsidRDefault="005924B4">
            <w:pPr>
              <w:pStyle w:val="Compact"/>
            </w:pPr>
            <w:r>
              <w:rPr>
                <w:rFonts w:hint="eastAsia"/>
              </w:rPr>
              <w:t>表达形式、噪声和注意分配差异</w:t>
            </w:r>
          </w:p>
        </w:tc>
        <w:tc>
          <w:tcPr>
            <w:tcW w:w="2167" w:type="dxa"/>
            <w:vAlign w:val="center"/>
          </w:tcPr>
          <w:p w14:paraId="576244E4" w14:textId="77777777" w:rsidR="00521EAF" w:rsidRDefault="005924B4">
            <w:pPr>
              <w:pStyle w:val="Compact"/>
            </w:pPr>
            <w:r>
              <w:rPr>
                <w:rFonts w:hint="eastAsia"/>
              </w:rPr>
              <w:t>格式、冗长描述、拼写或无关内容影响模型理解</w:t>
            </w:r>
          </w:p>
        </w:tc>
        <w:tc>
          <w:tcPr>
            <w:tcW w:w="1960" w:type="dxa"/>
            <w:vAlign w:val="center"/>
          </w:tcPr>
          <w:p w14:paraId="34983CD0" w14:textId="77777777" w:rsidR="00521EAF" w:rsidRDefault="005924B4">
            <w:pPr>
              <w:pStyle w:val="Compact"/>
            </w:pPr>
            <w:r>
              <w:rPr>
                <w:rFonts w:hint="eastAsia"/>
              </w:rPr>
              <w:t>受控扰动前后的代码差异与测试表现</w:t>
            </w:r>
          </w:p>
        </w:tc>
        <w:tc>
          <w:tcPr>
            <w:tcW w:w="2345" w:type="dxa"/>
            <w:vAlign w:val="center"/>
          </w:tcPr>
          <w:p w14:paraId="321FBE6D" w14:textId="77777777" w:rsidR="00521EAF" w:rsidRDefault="005924B4">
            <w:pPr>
              <w:pStyle w:val="Compact"/>
            </w:pPr>
            <w:r>
              <w:rPr>
                <w:rFonts w:hint="eastAsia"/>
              </w:rPr>
              <w:t>P-I01</w:t>
            </w:r>
            <w:r>
              <w:rPr>
                <w:rFonts w:hint="eastAsia"/>
              </w:rPr>
              <w:t>—</w:t>
            </w:r>
            <w:r>
              <w:rPr>
                <w:rFonts w:hint="eastAsia"/>
              </w:rPr>
              <w:t>P-I03</w:t>
            </w:r>
            <w:r>
              <w:rPr>
                <w:rFonts w:hint="eastAsia"/>
              </w:rPr>
              <w:t>、</w:t>
            </w:r>
            <w:r>
              <w:rPr>
                <w:rFonts w:hint="eastAsia"/>
              </w:rPr>
              <w:t>P-I08</w:t>
            </w:r>
            <w:r>
              <w:rPr>
                <w:rFonts w:hint="eastAsia"/>
              </w:rPr>
              <w:t>；核对语义是否保持</w:t>
            </w:r>
          </w:p>
        </w:tc>
      </w:tr>
      <w:tr w:rsidR="00521EAF" w14:paraId="47DF60DD" w14:textId="77777777" w:rsidTr="00521EAF">
        <w:trPr>
          <w:cantSplit/>
        </w:trPr>
        <w:tc>
          <w:tcPr>
            <w:tcW w:w="1161" w:type="dxa"/>
            <w:vAlign w:val="center"/>
          </w:tcPr>
          <w:p w14:paraId="60D7415D" w14:textId="77777777" w:rsidR="00521EAF" w:rsidRDefault="005924B4">
            <w:pPr>
              <w:pStyle w:val="Compact"/>
            </w:pPr>
            <w:del w:id="107" w:author="连小利" w:date="2026-10-24T18:19:00Z">
              <w:r>
                <w:rPr>
                  <w:rFonts w:hint="eastAsia"/>
                </w:rPr>
                <w:delText>计划</w:delText>
              </w:r>
            </w:del>
            <w:ins w:id="108" w:author="连小利" w:date="2026-10-24T18:19:00Z">
              <w:r>
                <w:rPr>
                  <w:rFonts w:hint="eastAsia"/>
                </w:rPr>
                <w:t>规划</w:t>
              </w:r>
            </w:ins>
            <w:r>
              <w:rPr>
                <w:rFonts w:hint="eastAsia"/>
              </w:rPr>
              <w:t>制定</w:t>
            </w:r>
          </w:p>
        </w:tc>
        <w:tc>
          <w:tcPr>
            <w:tcW w:w="1727" w:type="dxa"/>
            <w:vAlign w:val="center"/>
          </w:tcPr>
          <w:p w14:paraId="01E3D54A" w14:textId="77777777" w:rsidR="00521EAF" w:rsidRDefault="005924B4">
            <w:pPr>
              <w:pStyle w:val="Compact"/>
            </w:pPr>
            <w:r>
              <w:rPr>
                <w:rFonts w:hint="eastAsia"/>
              </w:rPr>
              <w:t>算法推理、目标覆盖或表达缺陷</w:t>
            </w:r>
          </w:p>
        </w:tc>
        <w:tc>
          <w:tcPr>
            <w:tcW w:w="2167" w:type="dxa"/>
            <w:vAlign w:val="center"/>
          </w:tcPr>
          <w:p w14:paraId="058CF934" w14:textId="77777777" w:rsidR="00521EAF" w:rsidRDefault="005924B4">
            <w:pPr>
              <w:pStyle w:val="Compact"/>
            </w:pPr>
            <w:r>
              <w:rPr>
                <w:rFonts w:hint="eastAsia"/>
              </w:rPr>
              <w:t>步骤遗漏、偏离目标、操作不明确</w:t>
            </w:r>
          </w:p>
        </w:tc>
        <w:tc>
          <w:tcPr>
            <w:tcW w:w="1960" w:type="dxa"/>
            <w:vAlign w:val="center"/>
          </w:tcPr>
          <w:p w14:paraId="3C1E717C" w14:textId="77777777" w:rsidR="00521EAF" w:rsidRDefault="005924B4">
            <w:pPr>
              <w:pStyle w:val="Compact"/>
            </w:pPr>
            <w:r>
              <w:rPr>
                <w:rFonts w:hint="eastAsia"/>
              </w:rPr>
              <w:t>可行性、相关性、清晰度及公开测试反馈</w:t>
            </w:r>
          </w:p>
        </w:tc>
        <w:tc>
          <w:tcPr>
            <w:tcW w:w="2345" w:type="dxa"/>
            <w:vAlign w:val="center"/>
          </w:tcPr>
          <w:p w14:paraId="3878FAB5" w14:textId="77777777" w:rsidR="00521EAF" w:rsidRDefault="005924B4">
            <w:pPr>
              <w:pStyle w:val="Compact"/>
            </w:pPr>
            <w:r>
              <w:rPr>
                <w:rFonts w:hint="eastAsia"/>
              </w:rPr>
              <w:t>S-I01</w:t>
            </w:r>
            <w:r>
              <w:rPr>
                <w:rFonts w:hint="eastAsia"/>
              </w:rPr>
              <w:t>—</w:t>
            </w:r>
            <w:r>
              <w:rPr>
                <w:rFonts w:hint="eastAsia"/>
              </w:rPr>
              <w:t>S-I03</w:t>
            </w:r>
            <w:r>
              <w:rPr>
                <w:rFonts w:hint="eastAsia"/>
              </w:rPr>
              <w:t>；</w:t>
            </w:r>
            <w:r>
              <w:rPr>
                <w:rFonts w:hint="eastAsia"/>
              </w:rPr>
              <w:t>S-R01</w:t>
            </w:r>
            <w:r>
              <w:rPr>
                <w:rFonts w:hint="eastAsia"/>
              </w:rPr>
              <w:t>—</w:t>
            </w:r>
            <w:r>
              <w:rPr>
                <w:rFonts w:hint="eastAsia"/>
              </w:rPr>
              <w:t>S-R04</w:t>
            </w:r>
          </w:p>
        </w:tc>
      </w:tr>
      <w:tr w:rsidR="00521EAF" w14:paraId="3B2D6BD3" w14:textId="77777777" w:rsidTr="00521EAF">
        <w:trPr>
          <w:cantSplit/>
        </w:trPr>
        <w:tc>
          <w:tcPr>
            <w:tcW w:w="1161" w:type="dxa"/>
            <w:vAlign w:val="center"/>
          </w:tcPr>
          <w:p w14:paraId="2B701414" w14:textId="77777777" w:rsidR="00521EAF" w:rsidRDefault="005924B4">
            <w:pPr>
              <w:pStyle w:val="Compact"/>
            </w:pPr>
            <w:r>
              <w:rPr>
                <w:rFonts w:hint="eastAsia"/>
              </w:rPr>
              <w:t>知识获取</w:t>
            </w:r>
          </w:p>
        </w:tc>
        <w:tc>
          <w:tcPr>
            <w:tcW w:w="1727" w:type="dxa"/>
            <w:vAlign w:val="center"/>
          </w:tcPr>
          <w:p w14:paraId="73E6051E" w14:textId="77777777" w:rsidR="00521EAF" w:rsidRDefault="005924B4">
            <w:pPr>
              <w:pStyle w:val="Compact"/>
            </w:pPr>
            <w:r>
              <w:rPr>
                <w:rFonts w:hint="eastAsia"/>
              </w:rPr>
              <w:t>模型知识不足与外部证据缺口</w:t>
            </w:r>
          </w:p>
        </w:tc>
        <w:tc>
          <w:tcPr>
            <w:tcW w:w="2167" w:type="dxa"/>
            <w:vAlign w:val="center"/>
          </w:tcPr>
          <w:p w14:paraId="61DB4822" w14:textId="77777777" w:rsidR="00521EAF" w:rsidRDefault="005924B4">
            <w:pPr>
              <w:pStyle w:val="Compact"/>
            </w:pPr>
            <w:r>
              <w:rPr>
                <w:rFonts w:hint="eastAsia"/>
              </w:rPr>
              <w:t>对接口、事实或领域知识缺少依据</w:t>
            </w:r>
          </w:p>
        </w:tc>
        <w:tc>
          <w:tcPr>
            <w:tcW w:w="1960" w:type="dxa"/>
            <w:vAlign w:val="center"/>
          </w:tcPr>
          <w:p w14:paraId="6B4DF78C" w14:textId="77777777" w:rsidR="00521EAF" w:rsidRDefault="005924B4">
            <w:pPr>
              <w:pStyle w:val="Compact"/>
            </w:pPr>
            <w:r>
              <w:rPr>
                <w:rFonts w:hint="eastAsia"/>
              </w:rPr>
              <w:t>自报置信度、简短状态、检索证据</w:t>
            </w:r>
          </w:p>
        </w:tc>
        <w:tc>
          <w:tcPr>
            <w:tcW w:w="2345" w:type="dxa"/>
            <w:vAlign w:val="center"/>
          </w:tcPr>
          <w:p w14:paraId="0DB8E9E8" w14:textId="77777777" w:rsidR="00521EAF" w:rsidRDefault="005924B4">
            <w:pPr>
              <w:pStyle w:val="Compact"/>
            </w:pPr>
            <w:r>
              <w:rPr>
                <w:rFonts w:hint="eastAsia"/>
              </w:rPr>
              <w:t>按置信信号选择检索；作为框架扩展，</w:t>
            </w:r>
            <w:proofErr w:type="gramStart"/>
            <w:r>
              <w:rPr>
                <w:rFonts w:hint="eastAsia"/>
              </w:rPr>
              <w:t>不</w:t>
            </w:r>
            <w:proofErr w:type="gramEnd"/>
            <w:r>
              <w:rPr>
                <w:rFonts w:hint="eastAsia"/>
              </w:rPr>
              <w:t>新增本报告条目编号</w:t>
            </w:r>
          </w:p>
        </w:tc>
      </w:tr>
      <w:tr w:rsidR="00521EAF" w14:paraId="292A286A" w14:textId="77777777" w:rsidTr="00521EAF">
        <w:trPr>
          <w:cantSplit/>
        </w:trPr>
        <w:tc>
          <w:tcPr>
            <w:tcW w:w="1161" w:type="dxa"/>
            <w:vAlign w:val="center"/>
          </w:tcPr>
          <w:p w14:paraId="4A32CDA6" w14:textId="77777777" w:rsidR="00521EAF" w:rsidRDefault="005924B4">
            <w:pPr>
              <w:pStyle w:val="Compact"/>
            </w:pPr>
            <w:r>
              <w:rPr>
                <w:rFonts w:hint="eastAsia"/>
              </w:rPr>
              <w:t>代码实现与执行</w:t>
            </w:r>
          </w:p>
        </w:tc>
        <w:tc>
          <w:tcPr>
            <w:tcW w:w="1727" w:type="dxa"/>
            <w:vAlign w:val="center"/>
          </w:tcPr>
          <w:p w14:paraId="35CA3DD8" w14:textId="77777777" w:rsidR="00521EAF" w:rsidRDefault="005924B4">
            <w:pPr>
              <w:pStyle w:val="Compact"/>
            </w:pPr>
            <w:r>
              <w:rPr>
                <w:rFonts w:hint="eastAsia"/>
              </w:rPr>
              <w:t>采样差异、实现偏差、接口或环境差异</w:t>
            </w:r>
          </w:p>
        </w:tc>
        <w:tc>
          <w:tcPr>
            <w:tcW w:w="2167" w:type="dxa"/>
            <w:vAlign w:val="center"/>
          </w:tcPr>
          <w:p w14:paraId="6F3E00F4" w14:textId="77777777" w:rsidR="00521EAF" w:rsidRDefault="005924B4">
            <w:pPr>
              <w:pStyle w:val="Compact"/>
            </w:pPr>
            <w:r>
              <w:rPr>
                <w:rFonts w:hint="eastAsia"/>
              </w:rPr>
              <w:t>候选结构不同，部分测试通过，运行错误</w:t>
            </w:r>
          </w:p>
        </w:tc>
        <w:tc>
          <w:tcPr>
            <w:tcW w:w="1960" w:type="dxa"/>
            <w:vAlign w:val="center"/>
          </w:tcPr>
          <w:p w14:paraId="28C0F97D" w14:textId="77777777" w:rsidR="00521EAF" w:rsidRDefault="005924B4">
            <w:pPr>
              <w:pStyle w:val="Compact"/>
            </w:pPr>
            <w:r>
              <w:rPr>
                <w:rFonts w:hint="eastAsia"/>
              </w:rPr>
              <w:t>代码文本、逐测试结果、环境与错误记录</w:t>
            </w:r>
          </w:p>
        </w:tc>
        <w:tc>
          <w:tcPr>
            <w:tcW w:w="2345" w:type="dxa"/>
            <w:vAlign w:val="center"/>
          </w:tcPr>
          <w:p w14:paraId="36B9A5FB" w14:textId="77777777" w:rsidR="00521EAF" w:rsidRDefault="005924B4">
            <w:pPr>
              <w:pStyle w:val="Compact"/>
            </w:pPr>
            <w:r>
              <w:rPr>
                <w:rFonts w:hint="eastAsia"/>
              </w:rPr>
              <w:t>P-I01</w:t>
            </w:r>
            <w:r>
              <w:rPr>
                <w:rFonts w:hint="eastAsia"/>
              </w:rPr>
              <w:t>—</w:t>
            </w:r>
            <w:r>
              <w:rPr>
                <w:rFonts w:hint="eastAsia"/>
              </w:rPr>
              <w:t>P-I07</w:t>
            </w:r>
            <w:r>
              <w:rPr>
                <w:rFonts w:hint="eastAsia"/>
              </w:rPr>
              <w:t>、</w:t>
            </w:r>
            <w:r>
              <w:rPr>
                <w:rFonts w:hint="eastAsia"/>
              </w:rPr>
              <w:t>S-I04</w:t>
            </w:r>
            <w:r>
              <w:rPr>
                <w:rFonts w:hint="eastAsia"/>
              </w:rPr>
              <w:t>；</w:t>
            </w:r>
            <w:r>
              <w:rPr>
                <w:rFonts w:hint="eastAsia"/>
              </w:rPr>
              <w:t>S-R05</w:t>
            </w:r>
            <w:r>
              <w:rPr>
                <w:rFonts w:hint="eastAsia"/>
              </w:rPr>
              <w:t>、</w:t>
            </w:r>
            <w:r>
              <w:rPr>
                <w:rFonts w:hint="eastAsia"/>
              </w:rPr>
              <w:t>S-R06</w:t>
            </w:r>
          </w:p>
        </w:tc>
      </w:tr>
      <w:tr w:rsidR="00521EAF" w14:paraId="3750A988" w14:textId="77777777" w:rsidTr="00521EAF">
        <w:trPr>
          <w:cantSplit/>
        </w:trPr>
        <w:tc>
          <w:tcPr>
            <w:tcW w:w="1161" w:type="dxa"/>
            <w:vAlign w:val="center"/>
          </w:tcPr>
          <w:p w14:paraId="17CAB30D" w14:textId="77777777" w:rsidR="00521EAF" w:rsidRDefault="005924B4">
            <w:pPr>
              <w:pStyle w:val="Compact"/>
            </w:pPr>
            <w:proofErr w:type="gramStart"/>
            <w:r>
              <w:rPr>
                <w:rFonts w:hint="eastAsia"/>
              </w:rPr>
              <w:t>交互与</w:t>
            </w:r>
            <w:proofErr w:type="gramEnd"/>
            <w:r>
              <w:rPr>
                <w:rFonts w:hint="eastAsia"/>
              </w:rPr>
              <w:t>反馈</w:t>
            </w:r>
          </w:p>
        </w:tc>
        <w:tc>
          <w:tcPr>
            <w:tcW w:w="1727" w:type="dxa"/>
            <w:vAlign w:val="center"/>
          </w:tcPr>
          <w:p w14:paraId="1F597335" w14:textId="77777777" w:rsidR="00521EAF" w:rsidRDefault="005924B4">
            <w:pPr>
              <w:pStyle w:val="Compact"/>
            </w:pPr>
            <w:r>
              <w:rPr>
                <w:rFonts w:hint="eastAsia"/>
              </w:rPr>
              <w:t>澄清信息失真或反馈使用不当</w:t>
            </w:r>
          </w:p>
        </w:tc>
        <w:tc>
          <w:tcPr>
            <w:tcW w:w="2167" w:type="dxa"/>
            <w:vAlign w:val="center"/>
          </w:tcPr>
          <w:p w14:paraId="11D29B7E" w14:textId="77777777" w:rsidR="00521EAF" w:rsidRDefault="005924B4">
            <w:pPr>
              <w:pStyle w:val="Compact"/>
            </w:pPr>
            <w:r>
              <w:rPr>
                <w:rFonts w:hint="eastAsia"/>
              </w:rPr>
              <w:t>新增无依据约束、与历史回答冲突、误用测试信息</w:t>
            </w:r>
          </w:p>
        </w:tc>
        <w:tc>
          <w:tcPr>
            <w:tcW w:w="1960" w:type="dxa"/>
            <w:vAlign w:val="center"/>
          </w:tcPr>
          <w:p w14:paraId="40DCD87E" w14:textId="77777777" w:rsidR="00521EAF" w:rsidRDefault="005924B4">
            <w:pPr>
              <w:pStyle w:val="Compact"/>
            </w:pPr>
            <w:r>
              <w:rPr>
                <w:rFonts w:hint="eastAsia"/>
              </w:rPr>
              <w:t>回答依据、约束版本、失败反馈及测试可见性</w:t>
            </w:r>
          </w:p>
        </w:tc>
        <w:tc>
          <w:tcPr>
            <w:tcW w:w="2345" w:type="dxa"/>
            <w:vAlign w:val="center"/>
          </w:tcPr>
          <w:p w14:paraId="0FC15975" w14:textId="77777777" w:rsidR="00521EAF" w:rsidRDefault="005924B4">
            <w:pPr>
              <w:pStyle w:val="Compact"/>
            </w:pPr>
            <w:r>
              <w:rPr>
                <w:rFonts w:hint="eastAsia"/>
              </w:rPr>
              <w:t>P-R05</w:t>
            </w:r>
            <w:r>
              <w:rPr>
                <w:rFonts w:hint="eastAsia"/>
              </w:rPr>
              <w:t>；复核信息后再整合</w:t>
            </w:r>
          </w:p>
        </w:tc>
      </w:tr>
      <w:tr w:rsidR="00521EAF" w14:paraId="6FB0153B" w14:textId="77777777" w:rsidTr="00521EAF">
        <w:trPr>
          <w:cantSplit/>
        </w:trPr>
        <w:tc>
          <w:tcPr>
            <w:tcW w:w="1161" w:type="dxa"/>
            <w:vAlign w:val="center"/>
          </w:tcPr>
          <w:p w14:paraId="16C51673" w14:textId="77777777" w:rsidR="00521EAF" w:rsidRDefault="005924B4">
            <w:pPr>
              <w:pStyle w:val="Compact"/>
            </w:pPr>
            <w:r>
              <w:rPr>
                <w:rFonts w:hint="eastAsia"/>
              </w:rPr>
              <w:lastRenderedPageBreak/>
              <w:t>跨环节传递</w:t>
            </w:r>
          </w:p>
        </w:tc>
        <w:tc>
          <w:tcPr>
            <w:tcW w:w="1727" w:type="dxa"/>
            <w:vAlign w:val="center"/>
          </w:tcPr>
          <w:p w14:paraId="6A837F3C" w14:textId="77777777" w:rsidR="00521EAF" w:rsidRDefault="005924B4">
            <w:pPr>
              <w:pStyle w:val="Compact"/>
            </w:pPr>
            <w:r>
              <w:rPr>
                <w:rFonts w:hint="eastAsia"/>
              </w:rPr>
              <w:t>上游偏差被后续步骤继承，或信号被下游消费</w:t>
            </w:r>
          </w:p>
        </w:tc>
        <w:tc>
          <w:tcPr>
            <w:tcW w:w="2167" w:type="dxa"/>
            <w:vAlign w:val="center"/>
          </w:tcPr>
          <w:p w14:paraId="4F3FBBD8" w14:textId="77777777" w:rsidR="00521EAF" w:rsidRDefault="005924B4">
            <w:pPr>
              <w:pStyle w:val="Compact"/>
            </w:pPr>
            <w:r>
              <w:rPr>
                <w:rFonts w:hint="eastAsia"/>
              </w:rPr>
              <w:t>需求误解进入</w:t>
            </w:r>
            <w:del w:id="109" w:author="连小利" w:date="2026-10-24T18:19:00Z">
              <w:r>
                <w:rPr>
                  <w:rFonts w:hint="eastAsia"/>
                </w:rPr>
                <w:delText>计划</w:delText>
              </w:r>
            </w:del>
            <w:ins w:id="110" w:author="连小利" w:date="2026-10-24T18:19:00Z">
              <w:r>
                <w:rPr>
                  <w:rFonts w:hint="eastAsia"/>
                </w:rPr>
                <w:t>规划</w:t>
              </w:r>
            </w:ins>
            <w:r>
              <w:rPr>
                <w:rFonts w:hint="eastAsia"/>
              </w:rPr>
              <w:t>，</w:t>
            </w:r>
            <w:del w:id="111" w:author="连小利" w:date="2026-10-24T18:19:00Z">
              <w:r>
                <w:rPr>
                  <w:rFonts w:hint="eastAsia"/>
                </w:rPr>
                <w:delText>计划</w:delText>
              </w:r>
            </w:del>
            <w:ins w:id="112" w:author="连小利" w:date="2026-10-24T18:19:00Z">
              <w:r>
                <w:rPr>
                  <w:rFonts w:hint="eastAsia"/>
                </w:rPr>
                <w:t>规划</w:t>
              </w:r>
            </w:ins>
            <w:r>
              <w:rPr>
                <w:rFonts w:hint="eastAsia"/>
              </w:rPr>
              <w:t>遗漏进入代码，置信</w:t>
            </w:r>
            <w:proofErr w:type="gramStart"/>
            <w:r>
              <w:rPr>
                <w:rFonts w:hint="eastAsia"/>
              </w:rPr>
              <w:t>度影响</w:t>
            </w:r>
            <w:proofErr w:type="gramEnd"/>
            <w:r>
              <w:rPr>
                <w:rFonts w:hint="eastAsia"/>
              </w:rPr>
              <w:t>检索</w:t>
            </w:r>
          </w:p>
        </w:tc>
        <w:tc>
          <w:tcPr>
            <w:tcW w:w="1960" w:type="dxa"/>
            <w:vAlign w:val="center"/>
          </w:tcPr>
          <w:p w14:paraId="750419AC" w14:textId="77777777" w:rsidR="00521EAF" w:rsidRDefault="005924B4">
            <w:pPr>
              <w:pStyle w:val="Compact"/>
            </w:pPr>
            <w:r>
              <w:rPr>
                <w:rFonts w:hint="eastAsia"/>
              </w:rPr>
              <w:t>同任务各阶段记录与干预前后变化</w:t>
            </w:r>
          </w:p>
        </w:tc>
        <w:tc>
          <w:tcPr>
            <w:tcW w:w="2345" w:type="dxa"/>
            <w:vAlign w:val="center"/>
          </w:tcPr>
          <w:p w14:paraId="74020317" w14:textId="77777777" w:rsidR="00521EAF" w:rsidRDefault="005924B4">
            <w:pPr>
              <w:pStyle w:val="Compact"/>
            </w:pPr>
            <w:r>
              <w:rPr>
                <w:rFonts w:hint="eastAsia"/>
              </w:rPr>
              <w:t>关联需求指标、</w:t>
            </w:r>
            <w:del w:id="113" w:author="连小利" w:date="2026-10-24T18:19:00Z">
              <w:r>
                <w:rPr>
                  <w:rFonts w:hint="eastAsia"/>
                </w:rPr>
                <w:delText>计划</w:delText>
              </w:r>
            </w:del>
            <w:ins w:id="114" w:author="连小利" w:date="2026-10-24T18:19:00Z">
              <w:r>
                <w:rPr>
                  <w:rFonts w:hint="eastAsia"/>
                </w:rPr>
                <w:t>规划</w:t>
              </w:r>
            </w:ins>
            <w:r>
              <w:rPr>
                <w:rFonts w:hint="eastAsia"/>
              </w:rPr>
              <w:t>评分和修复策略；传播强度需另行验证</w:t>
            </w:r>
            <w:commentRangeEnd w:id="106"/>
            <w:r>
              <w:commentReference w:id="106"/>
            </w:r>
          </w:p>
        </w:tc>
      </w:tr>
    </w:tbl>
    <w:p w14:paraId="3FB5B972" w14:textId="77777777" w:rsidR="00521EAF" w:rsidRDefault="005924B4">
      <w:pPr>
        <w:pStyle w:val="a0"/>
        <w:ind w:firstLine="560"/>
      </w:pPr>
      <w:r>
        <w:rPr>
          <w:rFonts w:hint="eastAsia"/>
        </w:rPr>
        <w:t>表中的来源、信号和动作分别承担解释、观察和干预作用。代码差异不能直接确定来源，自报置信度也不是已经校准的正确概率。知识获取类别主要由推理—检索研究支持，其问答实验为跨模块信号使用提供机制依据，不能直接替代代码生成效果评价。</w:t>
      </w:r>
    </w:p>
    <w:p w14:paraId="53F7BC96" w14:textId="77777777" w:rsidR="00521EAF" w:rsidRDefault="005924B4">
      <w:pPr>
        <w:pStyle w:val="a0"/>
        <w:ind w:firstLine="560"/>
      </w:pPr>
      <w:r>
        <w:rPr>
          <w:rFonts w:hint="eastAsia"/>
        </w:rPr>
        <w:t>分类使用时，应先确定任务和观察时点，再记录原始证据及可能来源，随后选择适用指标。对同时存在需求歧义和</w:t>
      </w:r>
      <w:del w:id="115" w:author="连小利" w:date="2026-10-24T18:19:00Z">
        <w:r>
          <w:rPr>
            <w:rFonts w:hint="eastAsia"/>
          </w:rPr>
          <w:delText>计划</w:delText>
        </w:r>
      </w:del>
      <w:ins w:id="116" w:author="连小利" w:date="2026-10-24T18:19:00Z">
        <w:r>
          <w:rPr>
            <w:rFonts w:hint="eastAsia"/>
          </w:rPr>
          <w:t>规划</w:t>
        </w:r>
      </w:ins>
      <w:r>
        <w:rPr>
          <w:rFonts w:hint="eastAsia"/>
        </w:rPr>
        <w:t>遗漏的任务可保留两个标签，并记录各自依据；无法判定首次出现问题的环节时保留未知。这样的框架兼顾需求、规划与知识获取环节的共同问题，也保留</w:t>
      </w:r>
      <w:r>
        <w:rPr>
          <w:rFonts w:hint="eastAsia"/>
        </w:rPr>
        <w:t>各类信号的适用边界。</w:t>
      </w:r>
    </w:p>
    <w:p w14:paraId="610FE85C" w14:textId="77777777" w:rsidR="00521EAF" w:rsidRDefault="005924B4">
      <w:pPr>
        <w:pStyle w:val="1"/>
      </w:pPr>
      <w:bookmarkStart w:id="117" w:name="指标库十二项指标的定义与输入输出"/>
      <w:bookmarkEnd w:id="67"/>
      <w:bookmarkEnd w:id="104"/>
      <w:r>
        <w:t xml:space="preserve">3 </w:t>
      </w:r>
      <w:r>
        <w:rPr>
          <w:rFonts w:hint="eastAsia"/>
        </w:rPr>
        <w:t>指标库：十二项指标的定义与输入输出</w:t>
      </w:r>
    </w:p>
    <w:p w14:paraId="02DBE3B8" w14:textId="77777777" w:rsidR="00521EAF" w:rsidRDefault="005924B4">
      <w:pPr>
        <w:pStyle w:val="2"/>
      </w:pPr>
      <w:bookmarkStart w:id="118" w:name="指标总览与统一符号"/>
      <w:r>
        <w:t xml:space="preserve">3.1 </w:t>
      </w:r>
      <w:r>
        <w:rPr>
          <w:rFonts w:hint="eastAsia"/>
        </w:rPr>
        <w:t>指标总</w:t>
      </w:r>
      <w:proofErr w:type="gramStart"/>
      <w:r>
        <w:rPr>
          <w:rFonts w:hint="eastAsia"/>
        </w:rPr>
        <w:t>览</w:t>
      </w:r>
      <w:proofErr w:type="gramEnd"/>
      <w:del w:id="119" w:author="连小利" w:date="2026-10-24T18:29:00Z">
        <w:r>
          <w:rPr>
            <w:rFonts w:hint="eastAsia"/>
          </w:rPr>
          <w:delText>与统一符号</w:delText>
        </w:r>
      </w:del>
    </w:p>
    <w:p w14:paraId="5F0BD654" w14:textId="77777777" w:rsidR="00521EAF" w:rsidRDefault="005924B4">
      <w:pPr>
        <w:pStyle w:val="a0"/>
        <w:snapToGrid w:val="0"/>
        <w:ind w:firstLine="560"/>
      </w:pPr>
      <w:r>
        <w:rPr>
          <w:color w:val="000000"/>
        </w:rPr>
        <w:t>表</w:t>
      </w:r>
      <w:r>
        <w:rPr>
          <w:color w:val="000000"/>
        </w:rPr>
        <w:t xml:space="preserve"> </w:t>
      </w:r>
      <w:r>
        <w:rPr>
          <w:color w:val="000000"/>
        </w:rPr>
        <w:fldChar w:fldCharType="begin"/>
      </w:r>
      <w:r>
        <w:rPr>
          <w:color w:val="000000"/>
        </w:rPr>
        <w:instrText xml:space="preserve"> REF cap_table_2 </w:instrText>
      </w:r>
      <w:r>
        <w:rPr>
          <w:color w:val="000000"/>
        </w:rPr>
        <w:fldChar w:fldCharType="separate"/>
      </w:r>
      <w:r>
        <w:rPr>
          <w:color w:val="000000"/>
        </w:rPr>
        <w:t>2</w:t>
      </w:r>
      <w:r>
        <w:rPr>
          <w:color w:val="000000"/>
        </w:rPr>
        <w:fldChar w:fldCharType="end"/>
      </w:r>
      <w:r>
        <w:rPr>
          <w:color w:val="000000"/>
        </w:rPr>
        <w:t>汇总本项目十二项指标的编号、名称与取值范围。</w:t>
      </w:r>
    </w:p>
    <w:p w14:paraId="642A456E" w14:textId="77777777" w:rsidR="00521EAF" w:rsidRDefault="005924B4">
      <w:pPr>
        <w:pStyle w:val="a5"/>
        <w:keepNext/>
        <w:snapToGrid w:val="0"/>
        <w:spacing w:before="120" w:after="100" w:line="264" w:lineRule="auto"/>
        <w:ind w:firstLine="440"/>
        <w:jc w:val="center"/>
      </w:pPr>
      <w:r>
        <w:rPr>
          <w:i w:val="0"/>
          <w:color w:val="000000"/>
          <w:sz w:val="22"/>
        </w:rPr>
        <w:t>表</w:t>
      </w:r>
      <w:r>
        <w:rPr>
          <w:i w:val="0"/>
          <w:color w:val="000000"/>
          <w:sz w:val="22"/>
        </w:rPr>
        <w:t xml:space="preserve"> </w:t>
      </w:r>
      <w:bookmarkStart w:id="120" w:name="cap_table_2"/>
      <w:r>
        <w:rPr>
          <w:i w:val="0"/>
          <w:color w:val="000000"/>
          <w:sz w:val="22"/>
        </w:rPr>
        <w:fldChar w:fldCharType="begin"/>
      </w:r>
      <w:r>
        <w:rPr>
          <w:i w:val="0"/>
          <w:color w:val="000000"/>
          <w:sz w:val="22"/>
        </w:rPr>
        <w:instrText xml:space="preserve"> SEQ Table \* ARABIC </w:instrText>
      </w:r>
      <w:r>
        <w:rPr>
          <w:i w:val="0"/>
          <w:color w:val="000000"/>
          <w:sz w:val="22"/>
        </w:rPr>
        <w:fldChar w:fldCharType="separate"/>
      </w:r>
      <w:r>
        <w:rPr>
          <w:i w:val="0"/>
          <w:color w:val="000000"/>
          <w:sz w:val="22"/>
        </w:rPr>
        <w:t>2</w:t>
      </w:r>
      <w:r>
        <w:rPr>
          <w:i w:val="0"/>
          <w:color w:val="000000"/>
          <w:sz w:val="22"/>
        </w:rPr>
        <w:fldChar w:fldCharType="end"/>
      </w:r>
      <w:bookmarkEnd w:id="120"/>
      <w:r>
        <w:rPr>
          <w:i w:val="0"/>
          <w:color w:val="000000"/>
          <w:sz w:val="22"/>
        </w:rPr>
        <w:t xml:space="preserve">  </w:t>
      </w:r>
      <w:r>
        <w:rPr>
          <w:i w:val="0"/>
          <w:color w:val="000000"/>
          <w:sz w:val="22"/>
        </w:rPr>
        <w:t>十二项不确定性与规划质量指标总</w:t>
      </w:r>
      <w:proofErr w:type="gramStart"/>
      <w:r>
        <w:rPr>
          <w:i w:val="0"/>
          <w:color w:val="000000"/>
          <w:sz w:val="22"/>
        </w:rPr>
        <w:t>览</w:t>
      </w:r>
      <w:proofErr w:type="gramEnd"/>
    </w:p>
    <w:tbl>
      <w:tblPr>
        <w:tblStyle w:val="Table"/>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696"/>
        <w:gridCol w:w="3968"/>
        <w:gridCol w:w="2696"/>
      </w:tblGrid>
      <w:tr w:rsidR="00521EAF" w14:paraId="238BA4EB" w14:textId="77777777" w:rsidTr="00521EAF">
        <w:trPr>
          <w:cnfStyle w:val="100000000000" w:firstRow="1" w:lastRow="0" w:firstColumn="0" w:lastColumn="0" w:oddVBand="0" w:evenVBand="0" w:oddHBand="0" w:evenHBand="0" w:firstRowFirstColumn="0" w:firstRowLastColumn="0" w:lastRowFirstColumn="0" w:lastRowLastColumn="0"/>
          <w:cantSplit/>
          <w:tblHeader/>
        </w:trPr>
        <w:tc>
          <w:tcPr>
            <w:tcW w:w="2696" w:type="dxa"/>
            <w:shd w:val="clear" w:color="auto" w:fill="EDEDED"/>
            <w:vAlign w:val="center"/>
          </w:tcPr>
          <w:p w14:paraId="0AAFA502" w14:textId="77777777" w:rsidR="00521EAF" w:rsidRDefault="005924B4">
            <w:pPr>
              <w:pStyle w:val="Compact"/>
              <w:jc w:val="center"/>
            </w:pPr>
            <w:r>
              <w:rPr>
                <w:rFonts w:hint="eastAsia"/>
                <w:b/>
              </w:rPr>
              <w:t>编号</w:t>
            </w:r>
          </w:p>
        </w:tc>
        <w:tc>
          <w:tcPr>
            <w:tcW w:w="3968" w:type="dxa"/>
            <w:shd w:val="clear" w:color="auto" w:fill="EDEDED"/>
            <w:vAlign w:val="center"/>
          </w:tcPr>
          <w:p w14:paraId="259241DC" w14:textId="77777777" w:rsidR="00521EAF" w:rsidRDefault="005924B4">
            <w:pPr>
              <w:pStyle w:val="Compact"/>
              <w:jc w:val="center"/>
            </w:pPr>
            <w:r>
              <w:rPr>
                <w:rFonts w:hint="eastAsia"/>
                <w:b/>
              </w:rPr>
              <w:t>指标名称</w:t>
            </w:r>
          </w:p>
        </w:tc>
        <w:tc>
          <w:tcPr>
            <w:tcW w:w="2696" w:type="dxa"/>
            <w:shd w:val="clear" w:color="auto" w:fill="EDEDED"/>
            <w:vAlign w:val="center"/>
          </w:tcPr>
          <w:p w14:paraId="7982981B" w14:textId="77777777" w:rsidR="00521EAF" w:rsidRDefault="005924B4">
            <w:pPr>
              <w:pStyle w:val="Compact"/>
              <w:jc w:val="center"/>
            </w:pPr>
            <w:r>
              <w:rPr>
                <w:rFonts w:hint="eastAsia"/>
                <w:b/>
              </w:rPr>
              <w:t>范围</w:t>
            </w:r>
          </w:p>
        </w:tc>
      </w:tr>
      <w:tr w:rsidR="00521EAF" w14:paraId="0280BEF9" w14:textId="77777777" w:rsidTr="00521EAF">
        <w:trPr>
          <w:cantSplit/>
        </w:trPr>
        <w:tc>
          <w:tcPr>
            <w:tcW w:w="2696" w:type="dxa"/>
            <w:vAlign w:val="center"/>
          </w:tcPr>
          <w:p w14:paraId="6B9008CC" w14:textId="77777777" w:rsidR="00521EAF" w:rsidRDefault="005924B4">
            <w:pPr>
              <w:pStyle w:val="Compact"/>
            </w:pPr>
            <w:r>
              <w:t>P-I01</w:t>
            </w:r>
          </w:p>
        </w:tc>
        <w:tc>
          <w:tcPr>
            <w:tcW w:w="3968" w:type="dxa"/>
            <w:vAlign w:val="center"/>
          </w:tcPr>
          <w:p w14:paraId="0BE2AC08" w14:textId="77777777" w:rsidR="00521EAF" w:rsidRDefault="005924B4">
            <w:pPr>
              <w:pStyle w:val="Compact"/>
            </w:pPr>
            <w:r>
              <w:rPr>
                <w:rFonts w:hint="eastAsia"/>
              </w:rPr>
              <w:t>多次生成代码的差异程度</w:t>
            </w:r>
          </w:p>
        </w:tc>
        <w:tc>
          <w:tcPr>
            <w:tcW w:w="2696" w:type="dxa"/>
            <w:vAlign w:val="center"/>
          </w:tcPr>
          <w:p w14:paraId="6F9517DE" w14:textId="77777777" w:rsidR="00521EAF" w:rsidRDefault="005924B4">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521EAF" w14:paraId="16B7FFA9" w14:textId="77777777" w:rsidTr="00521EAF">
        <w:trPr>
          <w:cantSplit/>
        </w:trPr>
        <w:tc>
          <w:tcPr>
            <w:tcW w:w="2696" w:type="dxa"/>
            <w:vAlign w:val="center"/>
          </w:tcPr>
          <w:p w14:paraId="5F614EC5" w14:textId="77777777" w:rsidR="00521EAF" w:rsidRDefault="005924B4">
            <w:pPr>
              <w:pStyle w:val="Compact"/>
            </w:pPr>
            <w:r>
              <w:t>P-I02</w:t>
            </w:r>
          </w:p>
        </w:tc>
        <w:tc>
          <w:tcPr>
            <w:tcW w:w="3968" w:type="dxa"/>
            <w:vAlign w:val="center"/>
          </w:tcPr>
          <w:p w14:paraId="364003E6" w14:textId="77777777" w:rsidR="00521EAF" w:rsidRDefault="005924B4">
            <w:pPr>
              <w:pStyle w:val="Compact"/>
            </w:pPr>
            <w:r>
              <w:rPr>
                <w:rFonts w:hint="eastAsia"/>
              </w:rPr>
              <w:t>多次生成代码的测试表现波动</w:t>
            </w:r>
          </w:p>
        </w:tc>
        <w:tc>
          <w:tcPr>
            <w:tcW w:w="2696" w:type="dxa"/>
            <w:vAlign w:val="center"/>
          </w:tcPr>
          <w:p w14:paraId="11B2A6DF" w14:textId="77777777" w:rsidR="00521EAF" w:rsidRDefault="005924B4">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521EAF" w14:paraId="1104234F" w14:textId="77777777" w:rsidTr="00521EAF">
        <w:trPr>
          <w:cantSplit/>
        </w:trPr>
        <w:tc>
          <w:tcPr>
            <w:tcW w:w="2696" w:type="dxa"/>
            <w:vAlign w:val="center"/>
          </w:tcPr>
          <w:p w14:paraId="42C10CD1" w14:textId="77777777" w:rsidR="00521EAF" w:rsidRDefault="005924B4">
            <w:pPr>
              <w:pStyle w:val="Compact"/>
            </w:pPr>
            <w:r>
              <w:t>P-I03</w:t>
            </w:r>
          </w:p>
        </w:tc>
        <w:tc>
          <w:tcPr>
            <w:tcW w:w="3968" w:type="dxa"/>
            <w:vAlign w:val="center"/>
          </w:tcPr>
          <w:p w14:paraId="00C6FDCF" w14:textId="77777777" w:rsidR="00521EAF" w:rsidRDefault="005924B4">
            <w:pPr>
              <w:pStyle w:val="Compact"/>
            </w:pPr>
            <w:r>
              <w:rPr>
                <w:rFonts w:hint="eastAsia"/>
              </w:rPr>
              <w:t>代码差异与测试波动综合分数</w:t>
            </w:r>
          </w:p>
        </w:tc>
        <w:tc>
          <w:tcPr>
            <w:tcW w:w="2696" w:type="dxa"/>
            <w:vAlign w:val="center"/>
          </w:tcPr>
          <w:p w14:paraId="4F5E54D4" w14:textId="77777777" w:rsidR="00521EAF" w:rsidRDefault="005924B4">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521EAF" w14:paraId="20A13637" w14:textId="77777777" w:rsidTr="00521EAF">
        <w:trPr>
          <w:cantSplit/>
        </w:trPr>
        <w:tc>
          <w:tcPr>
            <w:tcW w:w="2696" w:type="dxa"/>
            <w:vAlign w:val="center"/>
          </w:tcPr>
          <w:p w14:paraId="265758DB" w14:textId="77777777" w:rsidR="00521EAF" w:rsidRDefault="005924B4">
            <w:pPr>
              <w:pStyle w:val="Compact"/>
            </w:pPr>
            <w:r>
              <w:t>P-I04</w:t>
            </w:r>
          </w:p>
        </w:tc>
        <w:tc>
          <w:tcPr>
            <w:tcW w:w="3968" w:type="dxa"/>
            <w:vAlign w:val="center"/>
          </w:tcPr>
          <w:p w14:paraId="146CA773" w14:textId="77777777" w:rsidR="00521EAF" w:rsidRDefault="005924B4">
            <w:pPr>
              <w:pStyle w:val="Compact"/>
            </w:pPr>
            <w:r>
              <w:rPr>
                <w:rFonts w:hint="eastAsia"/>
              </w:rPr>
              <w:t>代码行的差异程度</w:t>
            </w:r>
          </w:p>
        </w:tc>
        <w:tc>
          <w:tcPr>
            <w:tcW w:w="2696" w:type="dxa"/>
            <w:vAlign w:val="center"/>
          </w:tcPr>
          <w:p w14:paraId="1E7EC1F7" w14:textId="77777777" w:rsidR="00521EAF" w:rsidRDefault="005924B4">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521EAF" w14:paraId="09D867F7" w14:textId="77777777" w:rsidTr="00521EAF">
        <w:trPr>
          <w:cantSplit/>
        </w:trPr>
        <w:tc>
          <w:tcPr>
            <w:tcW w:w="2696" w:type="dxa"/>
            <w:vAlign w:val="center"/>
          </w:tcPr>
          <w:p w14:paraId="5CB11EC1" w14:textId="77777777" w:rsidR="00521EAF" w:rsidRDefault="005924B4">
            <w:pPr>
              <w:pStyle w:val="Compact"/>
            </w:pPr>
            <w:r>
              <w:t>P-I05</w:t>
            </w:r>
          </w:p>
        </w:tc>
        <w:tc>
          <w:tcPr>
            <w:tcW w:w="3968" w:type="dxa"/>
            <w:vAlign w:val="center"/>
          </w:tcPr>
          <w:p w14:paraId="6EA8C9ED" w14:textId="77777777" w:rsidR="00521EAF" w:rsidRDefault="005924B4">
            <w:pPr>
              <w:pStyle w:val="Compact"/>
            </w:pPr>
            <w:r>
              <w:rPr>
                <w:rFonts w:hint="eastAsia"/>
              </w:rPr>
              <w:t>多次生成结果的成败混合程度</w:t>
            </w:r>
          </w:p>
        </w:tc>
        <w:tc>
          <w:tcPr>
            <w:tcW w:w="2696" w:type="dxa"/>
            <w:vAlign w:val="center"/>
          </w:tcPr>
          <w:p w14:paraId="6188B177" w14:textId="77777777" w:rsidR="00521EAF" w:rsidRDefault="005924B4">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bit</w:t>
            </w:r>
          </w:p>
        </w:tc>
      </w:tr>
      <w:tr w:rsidR="00521EAF" w14:paraId="719A69C9" w14:textId="77777777" w:rsidTr="00521EAF">
        <w:trPr>
          <w:cantSplit/>
        </w:trPr>
        <w:tc>
          <w:tcPr>
            <w:tcW w:w="2696" w:type="dxa"/>
            <w:vAlign w:val="center"/>
          </w:tcPr>
          <w:p w14:paraId="2436CD96" w14:textId="77777777" w:rsidR="00521EAF" w:rsidRDefault="005924B4">
            <w:pPr>
              <w:pStyle w:val="Compact"/>
            </w:pPr>
            <w:r>
              <w:lastRenderedPageBreak/>
              <w:t>P-I06</w:t>
            </w:r>
          </w:p>
        </w:tc>
        <w:tc>
          <w:tcPr>
            <w:tcW w:w="3968" w:type="dxa"/>
            <w:vAlign w:val="center"/>
          </w:tcPr>
          <w:p w14:paraId="22E9B9CB" w14:textId="77777777" w:rsidR="00521EAF" w:rsidRDefault="005924B4">
            <w:pPr>
              <w:pStyle w:val="Compact"/>
            </w:pPr>
            <w:r>
              <w:rPr>
                <w:rFonts w:hint="eastAsia"/>
              </w:rPr>
              <w:t>多次生成结果的成败波动分数</w:t>
            </w:r>
          </w:p>
        </w:tc>
        <w:tc>
          <w:tcPr>
            <w:tcW w:w="2696" w:type="dxa"/>
            <w:vAlign w:val="center"/>
          </w:tcPr>
          <w:p w14:paraId="6766E2B2" w14:textId="77777777" w:rsidR="00521EAF" w:rsidRDefault="005924B4">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tc>
      </w:tr>
      <w:tr w:rsidR="00521EAF" w14:paraId="30B35F52" w14:textId="77777777" w:rsidTr="00521EAF">
        <w:trPr>
          <w:cantSplit/>
        </w:trPr>
        <w:tc>
          <w:tcPr>
            <w:tcW w:w="2696" w:type="dxa"/>
            <w:vAlign w:val="center"/>
          </w:tcPr>
          <w:p w14:paraId="76FCE2CE" w14:textId="77777777" w:rsidR="00521EAF" w:rsidRDefault="005924B4">
            <w:pPr>
              <w:pStyle w:val="Compact"/>
            </w:pPr>
            <w:r>
              <w:t>P-I07</w:t>
            </w:r>
          </w:p>
        </w:tc>
        <w:tc>
          <w:tcPr>
            <w:tcW w:w="3968" w:type="dxa"/>
            <w:vAlign w:val="center"/>
          </w:tcPr>
          <w:p w14:paraId="7E345957" w14:textId="77777777" w:rsidR="00521EAF" w:rsidRDefault="005924B4">
            <w:pPr>
              <w:pStyle w:val="Compact"/>
            </w:pPr>
            <w:r>
              <w:rPr>
                <w:rFonts w:hint="eastAsia"/>
              </w:rPr>
              <w:t>不同代码文本所占比例</w:t>
            </w:r>
          </w:p>
        </w:tc>
        <w:tc>
          <w:tcPr>
            <w:tcW w:w="2696" w:type="dxa"/>
            <w:vAlign w:val="center"/>
          </w:tcPr>
          <w:p w14:paraId="39DD7363" w14:textId="77777777" w:rsidR="00521EAF" w:rsidRDefault="005924B4">
            <w:pPr>
              <w:pStyle w:val="Compact"/>
            </w:pPr>
            <m:oMathPara>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521EAF" w14:paraId="151771F1" w14:textId="77777777" w:rsidTr="00521EAF">
        <w:trPr>
          <w:cantSplit/>
        </w:trPr>
        <w:tc>
          <w:tcPr>
            <w:tcW w:w="2696" w:type="dxa"/>
            <w:vAlign w:val="center"/>
          </w:tcPr>
          <w:p w14:paraId="644478B5" w14:textId="77777777" w:rsidR="00521EAF" w:rsidRDefault="005924B4">
            <w:pPr>
              <w:pStyle w:val="Compact"/>
            </w:pPr>
            <w:r>
              <w:t>P-I08</w:t>
            </w:r>
          </w:p>
        </w:tc>
        <w:tc>
          <w:tcPr>
            <w:tcW w:w="3968" w:type="dxa"/>
            <w:vAlign w:val="center"/>
          </w:tcPr>
          <w:p w14:paraId="1182F67A" w14:textId="77777777" w:rsidR="00521EAF" w:rsidRDefault="005924B4">
            <w:pPr>
              <w:pStyle w:val="Compact"/>
            </w:pPr>
            <w:r>
              <w:rPr>
                <w:rFonts w:hint="eastAsia"/>
              </w:rPr>
              <w:t>需求表述变化后的综合分数差值</w:t>
            </w:r>
          </w:p>
        </w:tc>
        <w:tc>
          <w:tcPr>
            <w:tcW w:w="2696" w:type="dxa"/>
            <w:vAlign w:val="center"/>
          </w:tcPr>
          <w:p w14:paraId="000D3EAD" w14:textId="77777777" w:rsidR="00521EAF" w:rsidRDefault="005924B4">
            <w:pPr>
              <w:pStyle w:val="Compact"/>
            </w:pPr>
            <m:oMathPara>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521EAF" w14:paraId="39BEF85A" w14:textId="77777777" w:rsidTr="00521EAF">
        <w:trPr>
          <w:cantSplit/>
        </w:trPr>
        <w:tc>
          <w:tcPr>
            <w:tcW w:w="2696" w:type="dxa"/>
            <w:vAlign w:val="center"/>
          </w:tcPr>
          <w:p w14:paraId="2E3E930A" w14:textId="77777777" w:rsidR="00521EAF" w:rsidRDefault="005924B4">
            <w:pPr>
              <w:pStyle w:val="Compact"/>
            </w:pPr>
            <w:r>
              <w:t>S-I01</w:t>
            </w:r>
          </w:p>
        </w:tc>
        <w:tc>
          <w:tcPr>
            <w:tcW w:w="3968" w:type="dxa"/>
            <w:vAlign w:val="center"/>
          </w:tcPr>
          <w:p w14:paraId="706C5890" w14:textId="77777777" w:rsidR="00521EAF" w:rsidRDefault="005924B4">
            <w:pPr>
              <w:pStyle w:val="Compact"/>
            </w:pPr>
            <w:del w:id="121" w:author="连小利" w:date="2026-10-24T18:19:00Z">
              <w:r>
                <w:rPr>
                  <w:rFonts w:hint="eastAsia"/>
                </w:rPr>
                <w:delText>计划</w:delText>
              </w:r>
            </w:del>
            <w:ins w:id="122" w:author="连小利" w:date="2026-10-24T18:19:00Z">
              <w:r>
                <w:rPr>
                  <w:rFonts w:hint="eastAsia"/>
                </w:rPr>
                <w:t>规划</w:t>
              </w:r>
            </w:ins>
            <w:r>
              <w:rPr>
                <w:rFonts w:hint="eastAsia"/>
              </w:rPr>
              <w:t>可行性评分</w:t>
            </w:r>
          </w:p>
        </w:tc>
        <w:tc>
          <w:tcPr>
            <w:tcW w:w="2696" w:type="dxa"/>
            <w:vAlign w:val="center"/>
          </w:tcPr>
          <w:p w14:paraId="1CE50917" w14:textId="77777777" w:rsidR="00521EAF" w:rsidRDefault="005924B4">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521EAF" w14:paraId="681D21EB" w14:textId="77777777" w:rsidTr="00521EAF">
        <w:trPr>
          <w:cantSplit/>
        </w:trPr>
        <w:tc>
          <w:tcPr>
            <w:tcW w:w="2696" w:type="dxa"/>
            <w:vAlign w:val="center"/>
          </w:tcPr>
          <w:p w14:paraId="53EE764B" w14:textId="77777777" w:rsidR="00521EAF" w:rsidRDefault="005924B4">
            <w:pPr>
              <w:pStyle w:val="Compact"/>
            </w:pPr>
            <w:r>
              <w:t>S-I02</w:t>
            </w:r>
          </w:p>
        </w:tc>
        <w:tc>
          <w:tcPr>
            <w:tcW w:w="3968" w:type="dxa"/>
            <w:vAlign w:val="center"/>
          </w:tcPr>
          <w:p w14:paraId="475742B0" w14:textId="77777777" w:rsidR="00521EAF" w:rsidRDefault="005924B4">
            <w:pPr>
              <w:pStyle w:val="Compact"/>
            </w:pPr>
            <w:r>
              <w:rPr>
                <w:rFonts w:hint="eastAsia"/>
              </w:rPr>
              <w:t>需求相关性评分</w:t>
            </w:r>
          </w:p>
        </w:tc>
        <w:tc>
          <w:tcPr>
            <w:tcW w:w="2696" w:type="dxa"/>
            <w:vAlign w:val="center"/>
          </w:tcPr>
          <w:p w14:paraId="06772551" w14:textId="77777777" w:rsidR="00521EAF" w:rsidRDefault="005924B4">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521EAF" w14:paraId="512C2408" w14:textId="77777777" w:rsidTr="00521EAF">
        <w:trPr>
          <w:cantSplit/>
        </w:trPr>
        <w:tc>
          <w:tcPr>
            <w:tcW w:w="2696" w:type="dxa"/>
            <w:vAlign w:val="center"/>
          </w:tcPr>
          <w:p w14:paraId="02616979" w14:textId="77777777" w:rsidR="00521EAF" w:rsidRDefault="005924B4">
            <w:pPr>
              <w:pStyle w:val="Compact"/>
            </w:pPr>
            <w:r>
              <w:t>S-I03</w:t>
            </w:r>
          </w:p>
        </w:tc>
        <w:tc>
          <w:tcPr>
            <w:tcW w:w="3968" w:type="dxa"/>
            <w:vAlign w:val="center"/>
          </w:tcPr>
          <w:p w14:paraId="1E866C39" w14:textId="77777777" w:rsidR="00521EAF" w:rsidRDefault="005924B4">
            <w:pPr>
              <w:pStyle w:val="Compact"/>
            </w:pPr>
            <w:del w:id="123" w:author="连小利" w:date="2026-10-24T18:19:00Z">
              <w:r>
                <w:rPr>
                  <w:rFonts w:hint="eastAsia"/>
                </w:rPr>
                <w:delText>计划</w:delText>
              </w:r>
            </w:del>
            <w:ins w:id="124" w:author="连小利" w:date="2026-10-24T18:19:00Z">
              <w:r>
                <w:rPr>
                  <w:rFonts w:hint="eastAsia"/>
                </w:rPr>
                <w:t>规划</w:t>
              </w:r>
            </w:ins>
            <w:r>
              <w:rPr>
                <w:rFonts w:hint="eastAsia"/>
              </w:rPr>
              <w:t>清晰度评分</w:t>
            </w:r>
          </w:p>
        </w:tc>
        <w:tc>
          <w:tcPr>
            <w:tcW w:w="2696" w:type="dxa"/>
            <w:vAlign w:val="center"/>
          </w:tcPr>
          <w:p w14:paraId="3C62CF69" w14:textId="77777777" w:rsidR="00521EAF" w:rsidRDefault="005924B4">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r>
      <w:tr w:rsidR="00521EAF" w14:paraId="2E786825" w14:textId="77777777" w:rsidTr="00521EAF">
        <w:trPr>
          <w:cantSplit/>
        </w:trPr>
        <w:tc>
          <w:tcPr>
            <w:tcW w:w="2696" w:type="dxa"/>
            <w:vAlign w:val="center"/>
          </w:tcPr>
          <w:p w14:paraId="414D1E85" w14:textId="77777777" w:rsidR="00521EAF" w:rsidRDefault="005924B4">
            <w:pPr>
              <w:pStyle w:val="Compact"/>
            </w:pPr>
            <w:r>
              <w:t>S-I04</w:t>
            </w:r>
          </w:p>
        </w:tc>
        <w:tc>
          <w:tcPr>
            <w:tcW w:w="3968" w:type="dxa"/>
            <w:vAlign w:val="center"/>
          </w:tcPr>
          <w:p w14:paraId="1033E39F" w14:textId="77777777" w:rsidR="00521EAF" w:rsidRDefault="005924B4">
            <w:pPr>
              <w:pStyle w:val="Compact"/>
            </w:pPr>
            <w:r>
              <w:rPr>
                <w:rFonts w:hint="eastAsia"/>
              </w:rPr>
              <w:t>多次生成代码的测试通过率波动（代码通过率方差）</w:t>
            </w:r>
          </w:p>
        </w:tc>
        <w:tc>
          <w:tcPr>
            <w:tcW w:w="2696" w:type="dxa"/>
            <w:vAlign w:val="center"/>
          </w:tcPr>
          <w:p w14:paraId="574549C2" w14:textId="77777777" w:rsidR="00521EAF" w:rsidRDefault="005924B4">
            <w:pPr>
              <w:pStyle w:val="Compac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tc>
      </w:tr>
    </w:tbl>
    <w:p w14:paraId="44B682E6" w14:textId="77777777" w:rsidR="00521EAF" w:rsidRDefault="005924B4">
      <w:pPr>
        <w:pStyle w:val="a0"/>
        <w:keepNext/>
        <w:snapToGrid w:val="0"/>
        <w:spacing w:before="160" w:after="80"/>
        <w:ind w:firstLine="562"/>
      </w:pPr>
      <w:r>
        <w:rPr>
          <w:b/>
          <w:color w:val="000000"/>
        </w:rPr>
        <w:t>统一符号定义：</w:t>
      </w:r>
    </w:p>
    <w:p w14:paraId="7BA796EE" w14:textId="77777777" w:rsidR="00521EAF" w:rsidRDefault="005924B4">
      <w:pPr>
        <w:pStyle w:val="a0"/>
        <w:ind w:firstLine="560"/>
      </w:pPr>
      <w:r>
        <w:rPr>
          <w:rFonts w:hint="eastAsia"/>
        </w:rPr>
        <w:t>设同一任务、同</w:t>
      </w:r>
      <w:proofErr w:type="gramStart"/>
      <w:r>
        <w:rPr>
          <w:rFonts w:hint="eastAsia"/>
        </w:rPr>
        <w:t>一需求</w:t>
      </w:r>
      <w:proofErr w:type="gramEnd"/>
      <w:r>
        <w:rPr>
          <w:rFonts w:hint="eastAsia"/>
        </w:rPr>
        <w:t>条件下生成代码</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rPr>
          <w:rFonts w:hint="eastAsia"/>
        </w:rPr>
        <w:t>，第</w:t>
      </w:r>
      <w:r>
        <w:t xml:space="preserve"> </w:t>
      </w:r>
      <m:oMath>
        <m:r>
          <w:rPr>
            <w:rFonts w:ascii="Cambria Math" w:hAnsi="Cambria Math"/>
          </w:rPr>
          <m:t>i</m:t>
        </m:r>
      </m:oMath>
      <w:r>
        <w:t xml:space="preserve"> </w:t>
      </w:r>
      <w:r>
        <w:rPr>
          <w:rFonts w:hint="eastAsia"/>
        </w:rPr>
        <w:t>份代码在固定测试集上的通过比例为</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，完全通过标记为</w:t>
      </w:r>
      <w: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w:t>
      </w:r>
      <w:proofErr w:type="gramStart"/>
      <w:r>
        <w:rPr>
          <w:rFonts w:hint="eastAsia"/>
        </w:rPr>
        <w:t>记平均</w:t>
      </w:r>
      <w:proofErr w:type="gramEnd"/>
      <w:r>
        <w:rPr>
          <w:rFonts w:hint="eastAsia"/>
        </w:rPr>
        <w:t>通过率为</w:t>
      </w:r>
      <w:r>
        <w:t xml:space="preserve"> </w:t>
      </w:r>
      <m:oMath>
        <m:acc>
          <m:accPr>
            <m:chr m:val="‾"/>
            <m:ctrlPr>
              <w:rPr>
                <w:rFonts w:ascii="Cambria Math" w:hAnsi="Cambria Math"/>
              </w:rPr>
            </m:ctrlPr>
          </m:accPr>
          <m:e>
            <m:r>
              <w:rPr>
                <w:rFonts w:ascii="Cambria Math" w:hAnsi="Cambria Math"/>
              </w:rPr>
              <m:t>r</m:t>
            </m:r>
          </m:e>
        </m:acc>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i</m:t>
                </m:r>
              </m:sub>
            </m:sSub>
          </m:e>
        </m:nary>
      </m:oMath>
      <w:r>
        <w:rPr>
          <w:rFonts w:hint="eastAsia"/>
        </w:rPr>
        <w:t>，完全通过比例为</w:t>
      </w:r>
      <w:r>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oMath>
      <w:r>
        <w:t>。</w:t>
      </w:r>
      <m:oMath>
        <m:r>
          <w:rPr>
            <w:rFonts w:ascii="Cambria Math" w:hAnsi="Cambria Math"/>
          </w:rPr>
          <m:t>q</m:t>
        </m:r>
      </m:oMath>
      <w:r>
        <w:t xml:space="preserve"> </w:t>
      </w:r>
      <w:r>
        <w:rPr>
          <w:rFonts w:hint="eastAsia"/>
        </w:rPr>
        <w:t>表示任务描述，</w:t>
      </w:r>
      <m:oMath>
        <m:r>
          <w:rPr>
            <w:rFonts w:ascii="Cambria Math" w:hAnsi="Cambria Math"/>
          </w:rPr>
          <m:t>P</m:t>
        </m:r>
      </m:oMath>
      <w:r>
        <w:t xml:space="preserve"> </w:t>
      </w:r>
      <w:r>
        <w:rPr>
          <w:rFonts w:hint="eastAsia"/>
        </w:rPr>
        <w:t>表示</w:t>
      </w:r>
      <w:del w:id="125" w:author="连小利" w:date="2026-10-24T18:19:00Z">
        <w:r>
          <w:rPr>
            <w:rFonts w:hint="eastAsia"/>
          </w:rPr>
          <w:delText>计划</w:delText>
        </w:r>
      </w:del>
      <w:ins w:id="126" w:author="连小利" w:date="2026-10-24T18:19:00Z">
        <w:r>
          <w:rPr>
            <w:rFonts w:hint="eastAsia"/>
          </w:rPr>
          <w:t>规划</w:t>
        </w:r>
      </w:ins>
      <w:r>
        <w:rPr>
          <w:rFonts w:hint="eastAsia"/>
        </w:rPr>
        <w:t>，</w:t>
      </w:r>
      <m:oMath>
        <m:sSub>
          <m:sSubPr>
            <m:ctrlPr>
              <w:rPr>
                <w:rFonts w:ascii="Cambria Math" w:hAnsi="Cambria Math"/>
              </w:rPr>
            </m:ctrlPr>
          </m:sSubPr>
          <m:e>
            <m:r>
              <w:rPr>
                <w:rFonts w:ascii="Cambria Math" w:hAnsi="Cambria Math"/>
              </w:rPr>
              <m:t>T</m:t>
            </m:r>
          </m:e>
          <m:sub>
            <m:r>
              <w:rPr>
                <w:rFonts w:ascii="Cambria Math" w:hAnsi="Cambria Math"/>
              </w:rPr>
              <m:t>vis</m:t>
            </m:r>
          </m:sub>
        </m:sSub>
      </m:oMath>
      <w:r>
        <w:t xml:space="preserve"> </w:t>
      </w:r>
      <w:r>
        <w:rPr>
          <w:rFonts w:hint="eastAsia"/>
        </w:rPr>
        <w:t>表示生成或修复时允许使用的可见测试。</w:t>
      </w:r>
    </w:p>
    <w:p w14:paraId="458D10EB" w14:textId="77777777" w:rsidR="00521EAF" w:rsidRDefault="005924B4">
      <w:pPr>
        <w:pStyle w:val="a0"/>
        <w:ind w:firstLine="560"/>
      </w:pPr>
      <w:r>
        <w:rPr>
          <w:rFonts w:hint="eastAsia"/>
        </w:rPr>
        <w:t>成对差异及波动分析采用</w:t>
      </w:r>
      <w:r>
        <w:t xml:space="preserve"> </w:t>
      </w:r>
      <m:oMath>
        <m:r>
          <w:rPr>
            <w:rFonts w:ascii="Cambria Math" w:hAnsi="Cambria Math"/>
          </w:rPr>
          <m:t>K</m:t>
        </m:r>
        <m:r>
          <m:rPr>
            <m:sty m:val="p"/>
          </m:rPr>
          <w:rPr>
            <w:rFonts w:ascii="Cambria Math" w:hAnsi="Cambria Math"/>
          </w:rPr>
          <m:t>≥</m:t>
        </m:r>
        <m:r>
          <w:rPr>
            <w:rFonts w:ascii="Cambria Math" w:hAnsi="Cambria Math"/>
          </w:rPr>
          <m:t>2</m:t>
        </m:r>
      </m:oMath>
      <w:r>
        <w:rPr>
          <w:rFonts w:hint="eastAsia"/>
        </w:rPr>
        <w:t>；</w:t>
      </w:r>
      <w:r>
        <w:rPr>
          <w:rFonts w:hint="eastAsia"/>
        </w:rPr>
        <w:t>P-I07</w:t>
      </w:r>
      <w:r>
        <w:t xml:space="preserve"> </w:t>
      </w:r>
      <w:r>
        <w:rPr>
          <w:rFonts w:hint="eastAsia"/>
        </w:rPr>
        <w:t>可用于任意非空候选集合。方差使用总体方差约定，分母为</w:t>
      </w:r>
      <w:r>
        <w:t xml:space="preserve"> </w:t>
      </w:r>
      <m:oMath>
        <m:r>
          <w:rPr>
            <w:rFonts w:ascii="Cambria Math" w:hAnsi="Cambria Math"/>
          </w:rPr>
          <m:t>K</m:t>
        </m:r>
      </m:oMath>
      <w:r>
        <w:rPr>
          <w:rFonts w:hint="eastAsia"/>
        </w:rPr>
        <w:t>。空输入、越界分数或不同测试条件下的不可比记录应返回明确的输入错误，不用零值替代缺失。以下输入输出是研究计算契约，伪代码不展开实现步骤。</w:t>
      </w:r>
    </w:p>
    <w:p w14:paraId="3DFD49CA" w14:textId="77777777" w:rsidR="00521EAF" w:rsidRDefault="005924B4">
      <w:pPr>
        <w:pStyle w:val="2"/>
      </w:pPr>
      <w:bookmarkStart w:id="127" w:name="p-i01-多次生成代码的差异程度"/>
      <w:bookmarkEnd w:id="118"/>
      <w:r>
        <w:t xml:space="preserve">3.2 P-I01 </w:t>
      </w:r>
      <w:r>
        <w:rPr>
          <w:rFonts w:hint="eastAsia"/>
        </w:rPr>
        <w:t>多次生成代码的差异程度</w:t>
      </w:r>
    </w:p>
    <w:p w14:paraId="7F66AF57" w14:textId="77777777" w:rsidR="00521EAF" w:rsidRDefault="005924B4">
      <w:pPr>
        <w:pStyle w:val="FirstParagraph"/>
        <w:ind w:firstLine="560"/>
      </w:pPr>
      <w:r>
        <w:rPr>
          <w:rFonts w:hint="eastAsia"/>
        </w:rPr>
        <w:t>使用</w:t>
      </w:r>
      <w:r>
        <w:t xml:space="preserve"> </w:t>
      </w:r>
      <w:proofErr w:type="spellStart"/>
      <w:r>
        <w:t>CodeBLEU</w:t>
      </w:r>
      <w:proofErr w:type="spellEnd"/>
      <w:r>
        <w:t xml:space="preserve"> </w:t>
      </w:r>
      <w:r>
        <w:rPr>
          <w:rFonts w:hint="eastAsia"/>
        </w:rPr>
        <w:t>比较</w:t>
      </w:r>
      <w:ins w:id="128" w:author="连小利" w:date="2026-10-24T18:30:00Z">
        <w:r>
          <w:rPr>
            <w:rFonts w:hint="eastAsia"/>
          </w:rPr>
          <w:t>面向同</w:t>
        </w:r>
        <w:proofErr w:type="gramStart"/>
        <w:r>
          <w:rPr>
            <w:rFonts w:hint="eastAsia"/>
          </w:rPr>
          <w:t>一需求</w:t>
        </w:r>
        <w:proofErr w:type="gramEnd"/>
        <w:r>
          <w:rPr>
            <w:rFonts w:hint="eastAsia"/>
          </w:rPr>
          <w:t>的不同</w:t>
        </w:r>
      </w:ins>
      <w:del w:id="129" w:author="连小利" w:date="2026-10-24T18:30:00Z">
        <w:r>
          <w:rPr>
            <w:rFonts w:hint="eastAsia"/>
          </w:rPr>
          <w:delText>同题</w:delText>
        </w:r>
      </w:del>
      <w:r>
        <w:rPr>
          <w:rFonts w:hint="eastAsia"/>
        </w:rPr>
        <w:t>候选</w:t>
      </w:r>
      <w:ins w:id="130" w:author="连小利" w:date="2026-10-24T18:30:00Z">
        <w:r>
          <w:rPr>
            <w:rFonts w:hint="eastAsia"/>
          </w:rPr>
          <w:t>代码</w:t>
        </w:r>
      </w:ins>
      <w:r>
        <w:rPr>
          <w:rFonts w:hint="eastAsia"/>
        </w:rPr>
        <w:t>在词法、语法和数据流等方面的相似程度，再</w:t>
      </w:r>
      <w:proofErr w:type="gramStart"/>
      <w:r>
        <w:rPr>
          <w:rFonts w:hint="eastAsia"/>
        </w:rPr>
        <w:t>求全部无序候选对</w:t>
      </w:r>
      <w:proofErr w:type="gramEnd"/>
      <w:r>
        <w:rPr>
          <w:rFonts w:hint="eastAsia"/>
        </w:rPr>
        <w:t>的平均差异：</w:t>
      </w:r>
    </w:p>
    <w:p w14:paraId="228E8FD6" w14:textId="77777777" w:rsidR="00521EAF" w:rsidRDefault="005924B4">
      <w:pPr>
        <w:pStyle w:val="a0"/>
        <w:ind w:firstLine="56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code</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&lt;</m:t>
              </m:r>
              <m:r>
                <w:rPr>
                  <w:rFonts w:ascii="Cambria Math" w:hAnsi="Cambria Math"/>
                </w:rPr>
                <m:t>j</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r>
                    <m:rPr>
                      <m:sty m:val="p"/>
                    </m:rPr>
                    <w:rPr>
                      <w:rFonts w:ascii="Cambria Math" w:hAnsi="Cambria Math"/>
                    </w:rPr>
                    <m:t>CodeBLEU(</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e>
              </m:d>
            </m:e>
          </m:nary>
          <m:r>
            <m:rPr>
              <m:sty m:val="p"/>
            </m:rPr>
            <w:rPr>
              <w:rFonts w:ascii="Cambria Math" w:hAnsi="Cambria Math"/>
            </w:rPr>
            <m:t>.</m:t>
          </m:r>
        </m:oMath>
      </m:oMathPara>
    </w:p>
    <w:p w14:paraId="5106EBBB" w14:textId="77777777" w:rsidR="00521EAF" w:rsidRDefault="005924B4">
      <w:pPr>
        <w:pStyle w:val="FirstParagraph"/>
        <w:ind w:firstLine="560"/>
      </w:pPr>
      <w:r>
        <w:rPr>
          <w:rFonts w:hint="eastAsia"/>
        </w:rPr>
        <w:lastRenderedPageBreak/>
        <w:t>分数越高表示候选代码形式越分散。若三对相似度为</w:t>
      </w:r>
      <w:r>
        <w:t xml:space="preserve"> </w:t>
      </w:r>
      <w:r>
        <w:rPr>
          <w:rFonts w:hint="eastAsia"/>
        </w:rPr>
        <w:t>0.8</w:t>
      </w:r>
      <w:r>
        <w:rPr>
          <w:rFonts w:hint="eastAsia"/>
        </w:rPr>
        <w:t>、</w:t>
      </w:r>
      <w:r>
        <w:rPr>
          <w:rFonts w:hint="eastAsia"/>
        </w:rPr>
        <w:t>0.6</w:t>
      </w:r>
      <w:r>
        <w:rPr>
          <w:rFonts w:hint="eastAsia"/>
        </w:rPr>
        <w:t>、</w:t>
      </w:r>
      <w:r>
        <w:rPr>
          <w:rFonts w:hint="eastAsia"/>
        </w:rPr>
        <w:t>0.7</w:t>
      </w:r>
      <w:r>
        <w:rPr>
          <w:rFonts w:hint="eastAsia"/>
        </w:rPr>
        <w:t>，则差异度为</w:t>
      </w:r>
      <w:r>
        <w:t xml:space="preserve"> </w:t>
      </w:r>
      <w:r>
        <w:rPr>
          <w:rFonts w:hint="eastAsia"/>
        </w:rPr>
        <w:t>0.3</w:t>
      </w:r>
      <w:r>
        <w:rPr>
          <w:rFonts w:hint="eastAsia"/>
        </w:rPr>
        <w:t>。功能是否正确需</w:t>
      </w:r>
      <w:proofErr w:type="gramStart"/>
      <w:r>
        <w:rPr>
          <w:rFonts w:hint="eastAsia"/>
        </w:rPr>
        <w:t>另看测试</w:t>
      </w:r>
      <w:proofErr w:type="gramEnd"/>
      <w:r>
        <w:rPr>
          <w:rFonts w:hint="eastAsia"/>
        </w:rPr>
        <w:t>结果。复算应固定语言、</w:t>
      </w:r>
      <w:proofErr w:type="spellStart"/>
      <w:r>
        <w:rPr>
          <w:rFonts w:hint="eastAsia"/>
        </w:rPr>
        <w:t>CodeBLEU</w:t>
      </w:r>
      <w:proofErr w:type="spellEnd"/>
      <w:r>
        <w:t xml:space="preserve"> </w:t>
      </w:r>
      <w:r>
        <w:rPr>
          <w:rFonts w:hint="eastAsia"/>
        </w:rPr>
        <w:t>版本、参数及</w:t>
      </w:r>
      <w:proofErr w:type="gramStart"/>
      <w:r>
        <w:rPr>
          <w:rFonts w:hint="eastAsia"/>
        </w:rPr>
        <w:t>候选对</w:t>
      </w:r>
      <w:proofErr w:type="gramEnd"/>
      <w:r>
        <w:rPr>
          <w:rFonts w:hint="eastAsia"/>
        </w:rPr>
        <w:t>的方向约定；仅聚合成对相似度的接口，应由调用方先完成相似度计算。</w:t>
      </w:r>
    </w:p>
    <w:p w14:paraId="1B91CE78" w14:textId="77777777" w:rsidR="00521EAF" w:rsidRDefault="005924B4">
      <w:pPr>
        <w:pStyle w:val="SourceCode"/>
      </w:pPr>
      <w:r>
        <w:rPr>
          <w:rStyle w:val="VerbatimChar"/>
          <w:rFonts w:eastAsia="宋体" w:cs="Consolas" w:hint="eastAsia"/>
          <w:color w:val="333333"/>
          <w:sz w:val="21"/>
          <w:szCs w:val="21"/>
        </w:rPr>
        <w:t>输入：同题候选代码</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C</w:t>
      </w:r>
      <w:r>
        <w:rPr>
          <w:rStyle w:val="VerbatimChar"/>
          <w:rFonts w:eastAsia="宋体" w:cs="Consolas" w:hint="eastAsia"/>
          <w:color w:val="333333"/>
          <w:sz w:val="21"/>
          <w:szCs w:val="21"/>
        </w:rPr>
        <w:t>（</w:t>
      </w:r>
      <w:r>
        <w:rPr>
          <w:rStyle w:val="VerbatimChar"/>
          <w:rFonts w:eastAsia="宋体" w:cs="Consolas" w:hint="eastAsia"/>
          <w:color w:val="333333"/>
          <w:sz w:val="21"/>
          <w:szCs w:val="21"/>
        </w:rPr>
        <w:t>K</w:t>
      </w:r>
      <w:r>
        <w:rPr>
          <w:rStyle w:val="VerbatimChar"/>
          <w:rFonts w:eastAsia="宋体" w:cs="Consolas" w:hint="eastAsia"/>
          <w:color w:val="333333"/>
          <w:sz w:val="21"/>
          <w:szCs w:val="21"/>
        </w:rPr>
        <w:t>≥</w:t>
      </w:r>
      <w:r>
        <w:rPr>
          <w:rStyle w:val="VerbatimChar"/>
          <w:rFonts w:eastAsia="宋体" w:cs="Consolas" w:hint="eastAsia"/>
          <w:color w:val="333333"/>
          <w:sz w:val="21"/>
          <w:szCs w:val="21"/>
        </w:rPr>
        <w:t>2</w:t>
      </w:r>
      <w:r>
        <w:rPr>
          <w:rStyle w:val="VerbatimChar"/>
          <w:rFonts w:eastAsia="宋体" w:cs="Consolas" w:hint="eastAsia"/>
          <w:color w:val="333333"/>
          <w:sz w:val="21"/>
          <w:szCs w:val="21"/>
        </w:rPr>
        <w:t>）、语言及</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CodeBLEU</w:t>
      </w:r>
      <w:proofErr w:type="spellEnd"/>
      <w:r>
        <w:rPr>
          <w:rStyle w:val="VerbatimChar"/>
          <w:rFonts w:eastAsia="宋体" w:cs="Consolas"/>
          <w:color w:val="333333"/>
          <w:sz w:val="21"/>
          <w:szCs w:val="21"/>
        </w:rPr>
        <w:t xml:space="preserve"> </w:t>
      </w:r>
      <w:r>
        <w:rPr>
          <w:rStyle w:val="VerbatimChar"/>
          <w:rFonts w:eastAsia="宋体" w:cs="Consolas" w:hint="eastAsia"/>
          <w:color w:val="333333"/>
          <w:sz w:val="21"/>
          <w:szCs w:val="21"/>
        </w:rPr>
        <w:t>配置；或已按该配置取得的全部成对相似度</w:t>
      </w:r>
      <w:r>
        <w:rPr>
          <w:rFonts w:ascii="Consolas" w:eastAsia="宋体" w:hAnsi="Consolas" w:cs="Consolas"/>
          <w:color w:val="333333"/>
          <w:sz w:val="21"/>
          <w:szCs w:val="21"/>
        </w:rPr>
        <w:br/>
      </w:r>
      <w:r>
        <w:rPr>
          <w:rStyle w:val="VerbatimChar"/>
          <w:rFonts w:eastAsia="宋体" w:cs="Consolas" w:hint="eastAsia"/>
          <w:color w:val="333333"/>
          <w:sz w:val="21"/>
          <w:szCs w:val="21"/>
        </w:rPr>
        <w:t>输出：代码差异程度</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D_code</w:t>
      </w:r>
      <w:proofErr w:type="spellEnd"/>
      <w:r>
        <w:rPr>
          <w:rStyle w:val="VerbatimChar"/>
          <w:rFonts w:eastAsia="宋体" w:cs="Consolas"/>
          <w:color w:val="333333"/>
          <w:sz w:val="21"/>
          <w:szCs w:val="21"/>
        </w:rPr>
        <w:t xml:space="preserve"> ∈ [0,1]</w:t>
      </w:r>
    </w:p>
    <w:p w14:paraId="648C7494" w14:textId="77777777" w:rsidR="00521EAF" w:rsidRDefault="005924B4">
      <w:pPr>
        <w:pStyle w:val="2"/>
      </w:pPr>
      <w:bookmarkStart w:id="131" w:name="p-i02-多次生成代码的测试表现波动"/>
      <w:bookmarkEnd w:id="127"/>
      <w:r>
        <w:t xml:space="preserve">3.3 P-I02 </w:t>
      </w:r>
      <w:r>
        <w:rPr>
          <w:rFonts w:hint="eastAsia"/>
        </w:rPr>
        <w:t>多次生成代码的测试表现波动</w:t>
      </w:r>
    </w:p>
    <w:p w14:paraId="5F125727" w14:textId="77777777" w:rsidR="00521EAF" w:rsidRDefault="005924B4">
      <w:pPr>
        <w:pStyle w:val="FirstParagraph"/>
        <w:ind w:firstLine="560"/>
      </w:pPr>
      <w:r>
        <w:rPr>
          <w:rFonts w:hint="eastAsia"/>
        </w:rPr>
        <w:t>先计算各候选测试通过比例的总体方差，再除以理论上界</w:t>
      </w:r>
      <w:r>
        <w:t xml:space="preserve"> </w:t>
      </w:r>
      <w:r>
        <w:rPr>
          <w:rFonts w:hint="eastAsia"/>
        </w:rPr>
        <w:t>0.25</w:t>
      </w:r>
      <w:r>
        <w:rPr>
          <w:rFonts w:hint="eastAsia"/>
        </w:rPr>
        <w:t>：</w:t>
      </w:r>
    </w:p>
    <w:p w14:paraId="3AC210B3" w14:textId="77777777" w:rsidR="00521EAF" w:rsidRDefault="005924B4">
      <w:pPr>
        <w:pStyle w:val="a0"/>
        <w:ind w:firstLine="56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test</m:t>
              </m:r>
            </m:sub>
          </m:sSub>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0.25</m:t>
                  </m:r>
                </m:den>
              </m:f>
            </m:e>
          </m:d>
          <m:r>
            <m:rPr>
              <m:sty m:val="p"/>
            </m:rPr>
            <w:rPr>
              <w:rFonts w:ascii="Cambria Math" w:hAnsi="Cambria Math"/>
            </w:rPr>
            <m:t>.</m:t>
          </m:r>
        </m:oMath>
      </m:oMathPara>
    </w:p>
    <w:p w14:paraId="23057C7A" w14:textId="77777777" w:rsidR="00521EAF" w:rsidRDefault="005924B4">
      <w:pPr>
        <w:pStyle w:val="FirstParagraph"/>
        <w:ind w:firstLine="560"/>
      </w:pPr>
      <w:r>
        <w:rPr>
          <w:rFonts w:hint="eastAsia"/>
        </w:rPr>
        <w:t>通过率为</w:t>
      </w:r>
      <w:r>
        <w:t xml:space="preserve"> 0</w:t>
      </w:r>
      <w:r>
        <w:t>、</w:t>
      </w:r>
      <w:r>
        <w:t>0.5</w:t>
      </w:r>
      <w:r>
        <w:t>、</w:t>
      </w:r>
      <w:r>
        <w:t xml:space="preserve">1 </w:t>
      </w:r>
      <w:r>
        <w:rPr>
          <w:rFonts w:hint="eastAsia"/>
        </w:rPr>
        <w:t>时，方差为</w:t>
      </w:r>
      <w:r>
        <w:t xml:space="preserve"> </w:t>
      </w:r>
      <m:oMath>
        <m:r>
          <w:rPr>
            <w:rFonts w:ascii="Cambria Math" w:hAnsi="Cambria Math"/>
          </w:rPr>
          <m:t>1</m:t>
        </m:r>
        <m:r>
          <m:rPr>
            <m:sty m:val="p"/>
          </m:rPr>
          <w:rPr>
            <w:rFonts w:ascii="Cambria Math" w:hAnsi="Cambria Math"/>
          </w:rPr>
          <m:t>/</m:t>
        </m:r>
        <m:r>
          <w:rPr>
            <w:rFonts w:ascii="Cambria Math" w:hAnsi="Cambria Math"/>
          </w:rPr>
          <m:t>6</m:t>
        </m:r>
      </m:oMath>
      <w:r>
        <w:rPr>
          <w:rFonts w:hint="eastAsia"/>
        </w:rPr>
        <w:t>，归一化结果约为</w:t>
      </w:r>
      <w:r>
        <w:t xml:space="preserve"> </w:t>
      </w:r>
      <w:r>
        <w:rPr>
          <w:rFonts w:hint="eastAsia"/>
        </w:rPr>
        <w:t>0.6667</w:t>
      </w:r>
      <w:r>
        <w:rPr>
          <w:rFonts w:hint="eastAsia"/>
        </w:rPr>
        <w:t>。全部通过与全部失败都可能得到零，因此使用时必须同时观察</w:t>
      </w:r>
      <w:r>
        <w:t xml:space="preserve"> </w:t>
      </w:r>
      <m:oMath>
        <m:acc>
          <m:accPr>
            <m:chr m:val="‾"/>
            <m:ctrlPr>
              <w:rPr>
                <w:rFonts w:ascii="Cambria Math" w:hAnsi="Cambria Math"/>
              </w:rPr>
            </m:ctrlPr>
          </m:accPr>
          <m:e>
            <m:r>
              <w:rPr>
                <w:rFonts w:ascii="Cambria Math" w:hAnsi="Cambria Math"/>
              </w:rPr>
              <m:t>r</m:t>
            </m:r>
          </m:e>
        </m:acc>
      </m:oMath>
      <w:r>
        <w:rPr>
          <w:rFonts w:hint="eastAsia"/>
        </w:rPr>
        <w:t>。该归一化方式与本项目需求</w:t>
      </w:r>
      <w:proofErr w:type="gramStart"/>
      <w:r>
        <w:rPr>
          <w:rFonts w:hint="eastAsia"/>
        </w:rPr>
        <w:t>端研究</w:t>
      </w:r>
      <w:proofErr w:type="gramEnd"/>
      <w:r>
        <w:rPr>
          <w:rFonts w:hint="eastAsia"/>
        </w:rPr>
        <w:t>使用的功能波动分量一致。</w:t>
      </w:r>
    </w:p>
    <w:p w14:paraId="0E9FCD65" w14:textId="77777777" w:rsidR="00521EAF" w:rsidRDefault="005924B4">
      <w:pPr>
        <w:pStyle w:val="SourceCode"/>
      </w:pPr>
      <w:r>
        <w:rPr>
          <w:rStyle w:val="VerbatimChar"/>
          <w:rFonts w:eastAsia="宋体" w:cs="Consolas" w:hint="eastAsia"/>
          <w:color w:val="333333"/>
          <w:sz w:val="21"/>
          <w:szCs w:val="21"/>
        </w:rPr>
        <w:t>输入：同题</w:t>
      </w:r>
      <w:proofErr w:type="gramStart"/>
      <w:r>
        <w:rPr>
          <w:rStyle w:val="VerbatimChar"/>
          <w:rFonts w:eastAsia="宋体" w:cs="Consolas" w:hint="eastAsia"/>
          <w:color w:val="333333"/>
          <w:sz w:val="21"/>
          <w:szCs w:val="21"/>
        </w:rPr>
        <w:t>候选在</w:t>
      </w:r>
      <w:proofErr w:type="gramEnd"/>
      <w:r>
        <w:rPr>
          <w:rStyle w:val="VerbatimChar"/>
          <w:rFonts w:eastAsia="宋体" w:cs="Consolas" w:hint="eastAsia"/>
          <w:color w:val="333333"/>
          <w:sz w:val="21"/>
          <w:szCs w:val="21"/>
        </w:rPr>
        <w:t>同一测试集上的通过率列表</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R</w:t>
      </w:r>
      <w:r>
        <w:rPr>
          <w:rStyle w:val="VerbatimChar"/>
          <w:rFonts w:eastAsia="宋体" w:cs="Consolas" w:hint="eastAsia"/>
          <w:color w:val="333333"/>
          <w:sz w:val="21"/>
          <w:szCs w:val="21"/>
        </w:rPr>
        <w:t>（</w:t>
      </w:r>
      <w:r>
        <w:rPr>
          <w:rStyle w:val="VerbatimChar"/>
          <w:rFonts w:eastAsia="宋体" w:cs="Consolas" w:hint="eastAsia"/>
          <w:color w:val="333333"/>
          <w:sz w:val="21"/>
          <w:szCs w:val="21"/>
        </w:rPr>
        <w:t>K</w:t>
      </w:r>
      <w:r>
        <w:rPr>
          <w:rStyle w:val="VerbatimChar"/>
          <w:rFonts w:eastAsia="宋体" w:cs="Consolas" w:hint="eastAsia"/>
          <w:color w:val="333333"/>
          <w:sz w:val="21"/>
          <w:szCs w:val="21"/>
        </w:rPr>
        <w:t>≥</w:t>
      </w:r>
      <w:r>
        <w:rPr>
          <w:rStyle w:val="VerbatimChar"/>
          <w:rFonts w:eastAsia="宋体" w:cs="Consolas" w:hint="eastAsia"/>
          <w:color w:val="333333"/>
          <w:sz w:val="21"/>
          <w:szCs w:val="21"/>
        </w:rPr>
        <w:t>2</w:t>
      </w:r>
      <w:r>
        <w:rPr>
          <w:rStyle w:val="VerbatimChar"/>
          <w:rFonts w:eastAsia="宋体" w:cs="Consolas" w:hint="eastAsia"/>
          <w:color w:val="333333"/>
          <w:sz w:val="21"/>
          <w:szCs w:val="21"/>
        </w:rPr>
        <w:t>，各值属于</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[0,1]</w:t>
      </w:r>
      <w:r>
        <w:rPr>
          <w:rStyle w:val="VerbatimChar"/>
          <w:rFonts w:eastAsia="宋体" w:cs="Consolas" w:hint="eastAsia"/>
          <w:color w:val="333333"/>
          <w:sz w:val="21"/>
          <w:szCs w:val="21"/>
        </w:rPr>
        <w:t>）</w:t>
      </w:r>
      <w:r>
        <w:rPr>
          <w:rFonts w:ascii="Consolas" w:eastAsia="宋体" w:hAnsi="Consolas" w:cs="Consolas"/>
          <w:color w:val="333333"/>
          <w:sz w:val="21"/>
          <w:szCs w:val="21"/>
        </w:rPr>
        <w:br/>
      </w:r>
      <w:r>
        <w:rPr>
          <w:rStyle w:val="VerbatimChar"/>
          <w:rFonts w:eastAsia="宋体" w:cs="Consolas" w:hint="eastAsia"/>
          <w:color w:val="333333"/>
          <w:sz w:val="21"/>
          <w:szCs w:val="21"/>
        </w:rPr>
        <w:t>输出：归一化测试表现波动</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D_test</w:t>
      </w:r>
      <w:proofErr w:type="spellEnd"/>
      <w:r>
        <w:rPr>
          <w:rStyle w:val="VerbatimChar"/>
          <w:rFonts w:eastAsia="宋体" w:cs="Consolas"/>
          <w:color w:val="333333"/>
          <w:sz w:val="21"/>
          <w:szCs w:val="21"/>
        </w:rPr>
        <w:t xml:space="preserve"> ∈ [0,1]</w:t>
      </w:r>
    </w:p>
    <w:p w14:paraId="4A076874" w14:textId="77777777" w:rsidR="00521EAF" w:rsidRDefault="005924B4">
      <w:pPr>
        <w:pStyle w:val="2"/>
      </w:pPr>
      <w:bookmarkStart w:id="132" w:name="p-i03-代码差异与测试波动综合分数"/>
      <w:bookmarkEnd w:id="131"/>
      <w:r>
        <w:t xml:space="preserve">3.4 P-I03 </w:t>
      </w:r>
      <w:r>
        <w:rPr>
          <w:rFonts w:hint="eastAsia"/>
        </w:rPr>
        <w:t>代码差异与测试波动综合分数</w:t>
      </w:r>
    </w:p>
    <w:p w14:paraId="016E7BE3" w14:textId="77777777" w:rsidR="00521EAF" w:rsidRDefault="005924B4">
      <w:pPr>
        <w:pStyle w:val="FirstParagraph"/>
        <w:ind w:firstLine="560"/>
      </w:pPr>
      <w:r>
        <w:rPr>
          <w:rFonts w:hint="eastAsia"/>
        </w:rPr>
        <w:t>按相同权重组合结构差异与功能波动：</w:t>
      </w:r>
    </w:p>
    <w:p w14:paraId="21BB97B5" w14:textId="77777777" w:rsidR="00521EAF" w:rsidRDefault="005924B4">
      <w:pPr>
        <w:pStyle w:val="a0"/>
        <w:ind w:firstLine="560"/>
      </w:pPr>
      <m:oMathPara>
        <m:oMathParaPr>
          <m:jc m:val="center"/>
        </m:oMathParaPr>
        <m:oMath>
          <m:r>
            <w:rPr>
              <w:rFonts w:ascii="Cambria Math" w:hAnsi="Cambria Math"/>
            </w:rPr>
            <m:t>UQ</m:t>
          </m:r>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D</m:t>
              </m:r>
            </m:e>
            <m:sub>
              <m:r>
                <w:rPr>
                  <w:rFonts w:ascii="Cambria Math" w:hAnsi="Cambria Math"/>
                </w:rPr>
                <m:t>code</m:t>
              </m:r>
            </m:sub>
          </m:sSub>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D</m:t>
              </m:r>
            </m:e>
            <m:sub>
              <m:r>
                <w:rPr>
                  <w:rFonts w:ascii="Cambria Math" w:hAnsi="Cambria Math"/>
                </w:rPr>
                <m:t>test</m:t>
              </m:r>
            </m:sub>
          </m:sSub>
          <m:r>
            <m:rPr>
              <m:sty m:val="p"/>
            </m:rPr>
            <w:rPr>
              <w:rFonts w:ascii="Cambria Math" w:hAnsi="Cambria Math"/>
            </w:rPr>
            <m:t>.</m:t>
          </m:r>
        </m:oMath>
      </m:oMathPara>
    </w:p>
    <w:p w14:paraId="5B9E4825" w14:textId="77777777" w:rsidR="00521EAF" w:rsidRDefault="005924B4">
      <w:pPr>
        <w:pStyle w:val="FirstParagraph"/>
        <w:ind w:firstLine="560"/>
      </w:pPr>
      <w:r>
        <w:rPr>
          <w:rFonts w:hint="eastAsia"/>
        </w:rPr>
        <w:t>当两分量为</w:t>
      </w:r>
      <w:r>
        <w:t xml:space="preserve"> 0.3</w:t>
      </w:r>
      <w:r>
        <w:t>、</w:t>
      </w:r>
      <w:r>
        <w:t xml:space="preserve">0.6667 </w:t>
      </w:r>
      <w:r>
        <w:rPr>
          <w:rFonts w:hint="eastAsia"/>
        </w:rPr>
        <w:t>时，</w:t>
      </w:r>
      <w:r>
        <w:rPr>
          <w:rFonts w:hint="eastAsia"/>
        </w:rPr>
        <w:t>UQ</w:t>
      </w:r>
      <w:r>
        <w:t xml:space="preserve"> </w:t>
      </w:r>
      <w:r>
        <w:rPr>
          <w:rFonts w:hint="eastAsia"/>
        </w:rPr>
        <w:t>约为</w:t>
      </w:r>
      <w:r>
        <w:t xml:space="preserve"> </w:t>
      </w:r>
      <w:r>
        <w:rPr>
          <w:rFonts w:hint="eastAsia"/>
        </w:rPr>
        <w:t>0.4833</w:t>
      </w:r>
      <w:r>
        <w:rPr>
          <w:rFonts w:hint="eastAsia"/>
        </w:rPr>
        <w:t>。本项目需求</w:t>
      </w:r>
      <w:proofErr w:type="gramStart"/>
      <w:r>
        <w:rPr>
          <w:rFonts w:hint="eastAsia"/>
        </w:rPr>
        <w:t>端研究</w:t>
      </w:r>
      <w:proofErr w:type="gramEnd"/>
      <w:r>
        <w:rPr>
          <w:rFonts w:hint="eastAsia"/>
        </w:rPr>
        <w:t>使用该分数构建离线监督信号，并分析需求条件与澄清收益。该分数依赖生成模型和配置，不是需求歧义程度的直接人工标注，也不是失败概率。</w:t>
      </w:r>
    </w:p>
    <w:p w14:paraId="628ABBE7" w14:textId="77777777" w:rsidR="00521EAF" w:rsidRDefault="005924B4">
      <w:pPr>
        <w:pStyle w:val="SourceCode"/>
      </w:pPr>
      <w:r>
        <w:rPr>
          <w:rStyle w:val="VerbatimChar"/>
          <w:rFonts w:eastAsia="宋体" w:cs="Consolas" w:hint="eastAsia"/>
          <w:color w:val="333333"/>
          <w:sz w:val="21"/>
          <w:szCs w:val="21"/>
        </w:rPr>
        <w:t>输入：代码差异程度</w:t>
      </w:r>
      <w:r>
        <w:rPr>
          <w:rStyle w:val="VerbatimChar"/>
          <w:rFonts w:eastAsia="宋体" w:cs="Consolas"/>
          <w:color w:val="333333"/>
          <w:sz w:val="21"/>
          <w:szCs w:val="21"/>
        </w:rPr>
        <w:t xml:space="preserve"> </w:t>
      </w:r>
      <w:proofErr w:type="spellStart"/>
      <w:r>
        <w:rPr>
          <w:rStyle w:val="VerbatimChar"/>
          <w:rFonts w:eastAsia="宋体" w:cs="Consolas" w:hint="eastAsia"/>
          <w:color w:val="333333"/>
          <w:sz w:val="21"/>
          <w:szCs w:val="21"/>
        </w:rPr>
        <w:t>D_code</w:t>
      </w:r>
      <w:proofErr w:type="spellEnd"/>
      <w:r>
        <w:rPr>
          <w:rStyle w:val="VerbatimChar"/>
          <w:rFonts w:eastAsia="宋体" w:cs="Consolas" w:hint="eastAsia"/>
          <w:color w:val="333333"/>
          <w:sz w:val="21"/>
          <w:szCs w:val="21"/>
        </w:rPr>
        <w:t>、归一化测试表现波动</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D_test</w:t>
      </w:r>
      <w:proofErr w:type="spellEnd"/>
      <w:r>
        <w:rPr>
          <w:rFonts w:ascii="Consolas" w:eastAsia="宋体" w:hAnsi="Consolas" w:cs="Consolas"/>
          <w:color w:val="333333"/>
          <w:sz w:val="21"/>
          <w:szCs w:val="21"/>
        </w:rPr>
        <w:br/>
      </w:r>
      <w:r>
        <w:rPr>
          <w:rStyle w:val="VerbatimChar"/>
          <w:rFonts w:eastAsia="宋体" w:cs="Consolas" w:hint="eastAsia"/>
          <w:color w:val="333333"/>
          <w:sz w:val="21"/>
          <w:szCs w:val="21"/>
        </w:rPr>
        <w:t>输出：综合分数</w:t>
      </w:r>
      <w:r>
        <w:rPr>
          <w:rStyle w:val="VerbatimChar"/>
          <w:rFonts w:eastAsia="宋体" w:cs="Consolas"/>
          <w:color w:val="333333"/>
          <w:sz w:val="21"/>
          <w:szCs w:val="21"/>
        </w:rPr>
        <w:t xml:space="preserve"> UQ ∈ [0,1]</w:t>
      </w:r>
    </w:p>
    <w:p w14:paraId="3CDE1ED1" w14:textId="77777777" w:rsidR="00521EAF" w:rsidRDefault="005924B4">
      <w:pPr>
        <w:pStyle w:val="2"/>
      </w:pPr>
      <w:bookmarkStart w:id="133" w:name="p-i04-代码行的差异程度"/>
      <w:bookmarkEnd w:id="132"/>
      <w:r>
        <w:lastRenderedPageBreak/>
        <w:t xml:space="preserve">3.5 P-I04 </w:t>
      </w:r>
      <w:r>
        <w:rPr>
          <w:rFonts w:hint="eastAsia"/>
        </w:rPr>
        <w:t>代码行的差异程度</w:t>
      </w:r>
    </w:p>
    <w:p w14:paraId="229A5EC7" w14:textId="77777777" w:rsidR="00521EAF" w:rsidRDefault="005924B4">
      <w:pPr>
        <w:pStyle w:val="FirstParagraph"/>
        <w:ind w:firstLine="560"/>
      </w:pPr>
      <w:r>
        <w:rPr>
          <w:rFonts w:hint="eastAsia"/>
        </w:rPr>
        <w:t>把代码转换为去除空行、逐行去首尾空白后的行集合</w:t>
      </w:r>
      <w:r>
        <w:t xml:space="preserve"> </w:t>
      </w:r>
      <m:oMath>
        <m:sSub>
          <m:sSubPr>
            <m:ctrlPr>
              <w:rPr>
                <w:rFonts w:ascii="Cambria Math" w:hAnsi="Cambria Math"/>
              </w:rPr>
            </m:ctrlPr>
          </m:sSubPr>
          <m:e>
            <m:r>
              <w:rPr>
                <w:rFonts w:ascii="Cambria Math" w:hAnsi="Cambria Math"/>
              </w:rPr>
              <m:t>L</m:t>
            </m:r>
          </m:e>
          <m:sub>
            <m:r>
              <w:rPr>
                <w:rFonts w:ascii="Cambria Math" w:hAnsi="Cambria Math"/>
              </w:rPr>
              <m:t>i</m:t>
            </m:r>
          </m:sub>
        </m:sSub>
      </m:oMath>
      <w:r>
        <w:rPr>
          <w:rFonts w:hint="eastAsia"/>
        </w:rPr>
        <w:t>，计算平均</w:t>
      </w:r>
      <w:r>
        <w:t xml:space="preserve"> Jaccard </w:t>
      </w:r>
      <w:r>
        <w:rPr>
          <w:rFonts w:hint="eastAsia"/>
        </w:rPr>
        <w:t>差异：</w:t>
      </w:r>
    </w:p>
    <w:p w14:paraId="545053D2" w14:textId="77777777" w:rsidR="00521EAF" w:rsidRDefault="005924B4">
      <w:pPr>
        <w:pStyle w:val="a0"/>
        <w:ind w:firstLine="560"/>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line</m:t>
              </m:r>
            </m:sub>
          </m:sSub>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&lt;</m:t>
              </m:r>
              <m:r>
                <w:rPr>
                  <w:rFonts w:ascii="Cambria Math" w:hAnsi="Cambria Math"/>
                </w:rPr>
                <m:t>j</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den>
                  </m:f>
                </m:e>
              </m:d>
            </m:e>
          </m:nary>
          <m:r>
            <m:rPr>
              <m:sty m:val="p"/>
            </m:rPr>
            <w:rPr>
              <w:rFonts w:ascii="Cambria Math" w:hAnsi="Cambria Math"/>
            </w:rPr>
            <m:t>.</m:t>
          </m:r>
        </m:oMath>
      </m:oMathPara>
    </w:p>
    <w:p w14:paraId="150272EC" w14:textId="77777777" w:rsidR="00521EAF" w:rsidRDefault="005924B4">
      <w:pPr>
        <w:pStyle w:val="FirstParagraph"/>
        <w:ind w:firstLine="560"/>
      </w:pPr>
      <w:r>
        <w:rPr>
          <w:rFonts w:hint="eastAsia"/>
        </w:rPr>
        <w:t>两个行集合都为空时，该对差异记为零。集合</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w:t>
      </w:r>
      <w:r>
        <w:rPr>
          <w:rFonts w:hint="eastAsia"/>
        </w:rPr>
        <w:t>与</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rFonts w:hint="eastAsia"/>
        </w:rPr>
        <w:t>的差异为</w:t>
      </w:r>
      <w:r>
        <w:t xml:space="preserve"> </w:t>
      </w:r>
      <m:oMath>
        <m:r>
          <w:rPr>
            <w:rFonts w:ascii="Cambria Math" w:hAnsi="Cambria Math"/>
          </w:rPr>
          <m:t>2</m:t>
        </m:r>
        <m:r>
          <m:rPr>
            <m:sty m:val="p"/>
          </m:rPr>
          <w:rPr>
            <w:rFonts w:ascii="Cambria Math" w:hAnsi="Cambria Math"/>
          </w:rPr>
          <m:t>/</m:t>
        </m:r>
        <m:r>
          <w:rPr>
            <w:rFonts w:ascii="Cambria Math" w:hAnsi="Cambria Math"/>
          </w:rPr>
          <m:t>3</m:t>
        </m:r>
      </m:oMath>
      <w:r>
        <w:rPr>
          <w:rFonts w:hint="eastAsia"/>
        </w:rPr>
        <w:t>。这是本项目补充的轻量文本指标，行序、重复行及变量命名会影响其解释；目前尚无该指标对代码质量预测效果的独立验证。</w:t>
      </w:r>
    </w:p>
    <w:p w14:paraId="3B69DEE0" w14:textId="77777777" w:rsidR="00521EAF" w:rsidRDefault="005924B4">
      <w:pPr>
        <w:pStyle w:val="SourceCode"/>
      </w:pPr>
      <w:r>
        <w:rPr>
          <w:rStyle w:val="VerbatimChar"/>
          <w:rFonts w:eastAsia="宋体" w:cs="Consolas" w:hint="eastAsia"/>
          <w:color w:val="333333"/>
          <w:sz w:val="21"/>
          <w:szCs w:val="21"/>
        </w:rPr>
        <w:t>输入：同题候选代码字符串列表</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C</w:t>
      </w:r>
      <w:r>
        <w:rPr>
          <w:rStyle w:val="VerbatimChar"/>
          <w:rFonts w:eastAsia="宋体" w:cs="Consolas" w:hint="eastAsia"/>
          <w:color w:val="333333"/>
          <w:sz w:val="21"/>
          <w:szCs w:val="21"/>
        </w:rPr>
        <w:t>（</w:t>
      </w:r>
      <w:r>
        <w:rPr>
          <w:rStyle w:val="VerbatimChar"/>
          <w:rFonts w:eastAsia="宋体" w:cs="Consolas" w:hint="eastAsia"/>
          <w:color w:val="333333"/>
          <w:sz w:val="21"/>
          <w:szCs w:val="21"/>
        </w:rPr>
        <w:t>K</w:t>
      </w:r>
      <w:r>
        <w:rPr>
          <w:rStyle w:val="VerbatimChar"/>
          <w:rFonts w:eastAsia="宋体" w:cs="Consolas" w:hint="eastAsia"/>
          <w:color w:val="333333"/>
          <w:sz w:val="21"/>
          <w:szCs w:val="21"/>
        </w:rPr>
        <w:t>≥</w:t>
      </w:r>
      <w:r>
        <w:rPr>
          <w:rStyle w:val="VerbatimChar"/>
          <w:rFonts w:eastAsia="宋体" w:cs="Consolas" w:hint="eastAsia"/>
          <w:color w:val="333333"/>
          <w:sz w:val="21"/>
          <w:szCs w:val="21"/>
        </w:rPr>
        <w:t>2</w:t>
      </w:r>
      <w:r>
        <w:rPr>
          <w:rStyle w:val="VerbatimChar"/>
          <w:rFonts w:eastAsia="宋体" w:cs="Consolas" w:hint="eastAsia"/>
          <w:color w:val="333333"/>
          <w:sz w:val="21"/>
          <w:szCs w:val="21"/>
        </w:rPr>
        <w:t>）</w:t>
      </w:r>
      <w:r>
        <w:rPr>
          <w:rFonts w:ascii="Consolas" w:eastAsia="宋体" w:hAnsi="Consolas" w:cs="Consolas"/>
          <w:color w:val="333333"/>
          <w:sz w:val="21"/>
          <w:szCs w:val="21"/>
        </w:rPr>
        <w:br/>
      </w:r>
      <w:r>
        <w:rPr>
          <w:rStyle w:val="VerbatimChar"/>
          <w:rFonts w:eastAsia="宋体" w:cs="Consolas" w:hint="eastAsia"/>
          <w:color w:val="333333"/>
          <w:sz w:val="21"/>
          <w:szCs w:val="21"/>
        </w:rPr>
        <w:t>输出：平均代码行差异</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D_line</w:t>
      </w:r>
      <w:proofErr w:type="spellEnd"/>
      <w:r>
        <w:rPr>
          <w:rStyle w:val="VerbatimChar"/>
          <w:rFonts w:eastAsia="宋体" w:cs="Consolas"/>
          <w:color w:val="333333"/>
          <w:sz w:val="21"/>
          <w:szCs w:val="21"/>
        </w:rPr>
        <w:t xml:space="preserve"> ∈ [0,1]</w:t>
      </w:r>
    </w:p>
    <w:p w14:paraId="6DDC41C3" w14:textId="77777777" w:rsidR="00521EAF" w:rsidRDefault="005924B4">
      <w:pPr>
        <w:pStyle w:val="2"/>
      </w:pPr>
      <w:bookmarkStart w:id="134" w:name="p-i05-多次生成结果的成败混合程度"/>
      <w:bookmarkEnd w:id="133"/>
      <w:r>
        <w:t xml:space="preserve">3.6 P-I05 </w:t>
      </w:r>
      <w:r>
        <w:rPr>
          <w:rFonts w:hint="eastAsia"/>
        </w:rPr>
        <w:t>多次生成结果的成败混合程度</w:t>
      </w:r>
    </w:p>
    <w:p w14:paraId="000D654D" w14:textId="77777777" w:rsidR="00521EAF" w:rsidRDefault="005924B4">
      <w:pPr>
        <w:pStyle w:val="FirstParagraph"/>
        <w:ind w:firstLine="560"/>
      </w:pPr>
      <w:r>
        <w:rPr>
          <w:rFonts w:hint="eastAsia"/>
        </w:rPr>
        <w:t>用完全通过比例</w:t>
      </w:r>
      <w:r>
        <w:t xml:space="preserve"> </w:t>
      </w:r>
      <m:oMath>
        <m:r>
          <w:rPr>
            <w:rFonts w:ascii="Cambria Math" w:hAnsi="Cambria Math"/>
          </w:rPr>
          <m:t>p</m:t>
        </m:r>
      </m:oMath>
      <w:r>
        <w:t xml:space="preserve"> </w:t>
      </w:r>
      <w:r>
        <w:rPr>
          <w:rFonts w:hint="eastAsia"/>
        </w:rPr>
        <w:t>计算二元熵：</w:t>
      </w:r>
    </w:p>
    <w:p w14:paraId="294C8E79" w14:textId="77777777" w:rsidR="00521EAF" w:rsidRDefault="005924B4">
      <w:pPr>
        <w:pStyle w:val="a0"/>
        <w:ind w:firstLine="56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p</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p</m:t>
          </m:r>
          <m:r>
            <m:rPr>
              <m:sty m:val="p"/>
            </m:rPr>
            <w:rPr>
              <w:rFonts w:ascii="Cambria Math" w:hAnsi="Cambria Math"/>
            </w:rPr>
            <m: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w:rPr>
              <w:rFonts w:ascii="Cambria Math" w:hAnsi="Cambria Math"/>
            </w:rPr>
            <m:t>0</m:t>
          </m:r>
          <m:sSub>
            <m:sSubPr>
              <m:ctrlPr>
                <w:rPr>
                  <w:rFonts w:ascii="Cambria Math" w:hAnsi="Cambria Math"/>
                </w:rPr>
              </m:ctrlPr>
            </m:sSubPr>
            <m:e>
              <m:r>
                <m:rPr>
                  <m:sty m:val="p"/>
                </m:rPr>
                <w:rPr>
                  <w:rFonts w:ascii="Cambria Math" w:hAnsi="Cambria Math"/>
                </w:rPr>
                <m:t>log</m:t>
              </m:r>
            </m:e>
            <m:sub>
              <m:r>
                <w:rPr>
                  <w:rFonts w:ascii="Cambria Math" w:hAnsi="Cambria Math"/>
                </w:rPr>
                <m:t>20</m:t>
              </m:r>
            </m:sub>
          </m:sSub>
          <m:box>
            <m:boxPr>
              <m:opEmu m:val="1"/>
              <m:ctrlPr>
                <w:rPr>
                  <w:rFonts w:ascii="Cambria Math" w:hAnsi="Cambria Math"/>
                </w:rPr>
              </m:ctrlPr>
            </m:boxPr>
            <m:e>
              <m:r>
                <m:rPr>
                  <m:sty m:val="p"/>
                </m:rPr>
                <w:rPr>
                  <w:rFonts w:ascii="Cambria Math" w:hAnsi="Cambria Math"/>
                </w:rPr>
                <m:t>:=</m:t>
              </m:r>
            </m:e>
          </m:box>
          <m:r>
            <w:rPr>
              <w:rFonts w:ascii="Cambria Math" w:hAnsi="Cambria Math"/>
            </w:rPr>
            <m:t>0</m:t>
          </m:r>
          <m:r>
            <m:rPr>
              <m:sty m:val="p"/>
            </m:rPr>
            <w:rPr>
              <w:rFonts w:ascii="Cambria Math" w:hAnsi="Cambria Math"/>
            </w:rPr>
            <m:t>.</m:t>
          </m:r>
        </m:oMath>
      </m:oMathPara>
    </w:p>
    <w:p w14:paraId="64009BDA" w14:textId="77777777" w:rsidR="00521EAF" w:rsidRDefault="005924B4">
      <w:pPr>
        <w:pStyle w:val="FirstParagraph"/>
        <w:ind w:firstLine="560"/>
      </w:pPr>
      <w:r>
        <w:rPr>
          <w:rFonts w:hint="eastAsia"/>
        </w:rPr>
        <w:t>一半成功、一半失败时为</w:t>
      </w:r>
      <w:r>
        <w:t xml:space="preserve"> 1 </w:t>
      </w:r>
      <w:r>
        <w:rPr>
          <w:rFonts w:hint="eastAsia"/>
        </w:rPr>
        <w:t>bit</w:t>
      </w:r>
      <w:r>
        <w:rPr>
          <w:rFonts w:hint="eastAsia"/>
        </w:rPr>
        <w:t>；全部成功或全部失败时为零。它只保留完全成功与失败的区别，不能反映部分测试通过的程度，是本项目对成败分布的补充描述。</w:t>
      </w:r>
    </w:p>
    <w:p w14:paraId="42D563D5" w14:textId="77777777" w:rsidR="00521EAF" w:rsidRDefault="005924B4">
      <w:pPr>
        <w:pStyle w:val="SourceCode"/>
      </w:pPr>
      <w:r>
        <w:rPr>
          <w:rStyle w:val="VerbatimChar"/>
          <w:rFonts w:eastAsia="宋体" w:cs="Consolas" w:hint="eastAsia"/>
          <w:color w:val="333333"/>
          <w:sz w:val="21"/>
          <w:szCs w:val="21"/>
        </w:rPr>
        <w:t>输入：同题候选的完全通过标记列表</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Y</w:t>
      </w:r>
      <w:r>
        <w:rPr>
          <w:rStyle w:val="VerbatimChar"/>
          <w:rFonts w:eastAsia="宋体" w:cs="Consolas" w:hint="eastAsia"/>
          <w:color w:val="333333"/>
          <w:sz w:val="21"/>
          <w:szCs w:val="21"/>
        </w:rPr>
        <w:t>（</w:t>
      </w:r>
      <w:r>
        <w:rPr>
          <w:rStyle w:val="VerbatimChar"/>
          <w:rFonts w:eastAsia="宋体" w:cs="Consolas" w:hint="eastAsia"/>
          <w:color w:val="333333"/>
          <w:sz w:val="21"/>
          <w:szCs w:val="21"/>
        </w:rPr>
        <w:t>K</w:t>
      </w:r>
      <w:r>
        <w:rPr>
          <w:rStyle w:val="VerbatimChar"/>
          <w:rFonts w:eastAsia="宋体" w:cs="Consolas" w:hint="eastAsia"/>
          <w:color w:val="333333"/>
          <w:sz w:val="21"/>
          <w:szCs w:val="21"/>
        </w:rPr>
        <w:t>≥</w:t>
      </w:r>
      <w:r>
        <w:rPr>
          <w:rStyle w:val="VerbatimChar"/>
          <w:rFonts w:eastAsia="宋体" w:cs="Consolas" w:hint="eastAsia"/>
          <w:color w:val="333333"/>
          <w:sz w:val="21"/>
          <w:szCs w:val="21"/>
        </w:rPr>
        <w:t>2</w:t>
      </w:r>
      <w:r>
        <w:rPr>
          <w:rStyle w:val="VerbatimChar"/>
          <w:rFonts w:eastAsia="宋体" w:cs="Consolas" w:hint="eastAsia"/>
          <w:color w:val="333333"/>
          <w:sz w:val="21"/>
          <w:szCs w:val="21"/>
        </w:rPr>
        <w:t>，各值为</w:t>
      </w:r>
      <w:r>
        <w:rPr>
          <w:rStyle w:val="VerbatimChar"/>
          <w:rFonts w:eastAsia="宋体" w:cs="Consolas"/>
          <w:color w:val="333333"/>
          <w:sz w:val="21"/>
          <w:szCs w:val="21"/>
        </w:rPr>
        <w:t xml:space="preserve"> 0 </w:t>
      </w:r>
      <w:r>
        <w:rPr>
          <w:rStyle w:val="VerbatimChar"/>
          <w:rFonts w:eastAsia="宋体" w:cs="Consolas" w:hint="eastAsia"/>
          <w:color w:val="333333"/>
          <w:sz w:val="21"/>
          <w:szCs w:val="21"/>
        </w:rPr>
        <w:t>或</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1</w:t>
      </w:r>
      <w:r>
        <w:rPr>
          <w:rStyle w:val="VerbatimChar"/>
          <w:rFonts w:eastAsia="宋体" w:cs="Consolas" w:hint="eastAsia"/>
          <w:color w:val="333333"/>
          <w:sz w:val="21"/>
          <w:szCs w:val="21"/>
        </w:rPr>
        <w:t>）</w:t>
      </w:r>
      <w:r>
        <w:rPr>
          <w:rFonts w:ascii="Consolas" w:eastAsia="宋体" w:hAnsi="Consolas" w:cs="Consolas"/>
          <w:color w:val="333333"/>
          <w:sz w:val="21"/>
          <w:szCs w:val="21"/>
        </w:rPr>
        <w:br/>
      </w:r>
      <w:r>
        <w:rPr>
          <w:rStyle w:val="VerbatimChar"/>
          <w:rFonts w:eastAsia="宋体" w:cs="Consolas" w:hint="eastAsia"/>
          <w:color w:val="333333"/>
          <w:sz w:val="21"/>
          <w:szCs w:val="21"/>
        </w:rPr>
        <w:t>输出：成败混合程度</w:t>
      </w:r>
      <w:r>
        <w:rPr>
          <w:rStyle w:val="VerbatimChar"/>
          <w:rFonts w:eastAsia="宋体" w:cs="Consolas"/>
          <w:color w:val="333333"/>
          <w:sz w:val="21"/>
          <w:szCs w:val="21"/>
        </w:rPr>
        <w:t xml:space="preserve"> H ∈ </w:t>
      </w:r>
      <w:r>
        <w:rPr>
          <w:rStyle w:val="VerbatimChar"/>
          <w:rFonts w:eastAsia="宋体" w:cs="Consolas" w:hint="eastAsia"/>
          <w:color w:val="333333"/>
          <w:sz w:val="21"/>
          <w:szCs w:val="21"/>
        </w:rPr>
        <w:t>[0,1]</w:t>
      </w:r>
      <w:r>
        <w:rPr>
          <w:rStyle w:val="VerbatimChar"/>
          <w:rFonts w:eastAsia="宋体" w:cs="Consolas" w:hint="eastAsia"/>
          <w:color w:val="333333"/>
          <w:sz w:val="21"/>
          <w:szCs w:val="21"/>
        </w:rPr>
        <w:t>，单位</w:t>
      </w:r>
      <w:r>
        <w:rPr>
          <w:rStyle w:val="VerbatimChar"/>
          <w:rFonts w:eastAsia="宋体" w:cs="Consolas"/>
          <w:color w:val="333333"/>
          <w:sz w:val="21"/>
          <w:szCs w:val="21"/>
        </w:rPr>
        <w:t xml:space="preserve"> bit</w:t>
      </w:r>
    </w:p>
    <w:p w14:paraId="7CE0C8E1" w14:textId="77777777" w:rsidR="00521EAF" w:rsidRDefault="005924B4">
      <w:pPr>
        <w:pStyle w:val="2"/>
      </w:pPr>
      <w:bookmarkStart w:id="135" w:name="p-i06-多次生成结果的成败波动分数"/>
      <w:bookmarkEnd w:id="134"/>
      <w:r>
        <w:t xml:space="preserve">3.7 P-I06 </w:t>
      </w:r>
      <w:r>
        <w:rPr>
          <w:rFonts w:hint="eastAsia"/>
        </w:rPr>
        <w:t>多次生成结果的成败波动分数</w:t>
      </w:r>
    </w:p>
    <w:p w14:paraId="0BD89CD5" w14:textId="77777777" w:rsidR="00521EAF" w:rsidRDefault="005924B4">
      <w:pPr>
        <w:pStyle w:val="FirstParagraph"/>
        <w:ind w:firstLine="560"/>
      </w:pPr>
      <w:r>
        <w:rPr>
          <w:rFonts w:hint="eastAsia"/>
        </w:rPr>
        <w:t>二元成败变量的总体方差为：</w:t>
      </w:r>
    </w:p>
    <w:p w14:paraId="7807126D" w14:textId="77777777" w:rsidR="00521EAF" w:rsidRDefault="005924B4">
      <w:pPr>
        <w:pStyle w:val="a0"/>
        <w:ind w:firstLine="56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binary</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647EB2D6" w14:textId="77777777" w:rsidR="00521EAF" w:rsidRDefault="005924B4">
      <w:pPr>
        <w:pStyle w:val="FirstParagraph"/>
        <w:ind w:firstLine="560"/>
      </w:pPr>
      <w:r>
        <w:rPr>
          <w:rFonts w:hint="eastAsia"/>
        </w:rPr>
        <w:lastRenderedPageBreak/>
        <w:t>三次生成中一次完全通过时为</w:t>
      </w:r>
      <w:r>
        <w:t xml:space="preserve"> </w:t>
      </w:r>
      <m:oMath>
        <m:r>
          <w:rPr>
            <w:rFonts w:ascii="Cambria Math" w:hAnsi="Cambria Math"/>
          </w:rPr>
          <m:t>2</m:t>
        </m:r>
        <m:r>
          <m:rPr>
            <m:sty m:val="p"/>
          </m:rPr>
          <w:rPr>
            <w:rFonts w:ascii="Cambria Math" w:hAnsi="Cambria Math"/>
          </w:rPr>
          <m:t>/</m:t>
        </m:r>
        <m:r>
          <w:rPr>
            <w:rFonts w:ascii="Cambria Math" w:hAnsi="Cambria Math"/>
          </w:rPr>
          <m:t>9</m:t>
        </m:r>
      </m:oMath>
      <w:r>
        <w:rPr>
          <w:rFonts w:hint="eastAsia"/>
        </w:rPr>
        <w:t>；成功、失败各半时达到</w:t>
      </w:r>
      <w:r>
        <w:t xml:space="preserve"> </w:t>
      </w:r>
      <w:r>
        <w:rPr>
          <w:rFonts w:hint="eastAsia"/>
        </w:rPr>
        <w:t>0.25</w:t>
      </w:r>
      <w:r>
        <w:rPr>
          <w:rFonts w:hint="eastAsia"/>
        </w:rPr>
        <w:t>。本指标与</w:t>
      </w:r>
      <w:r>
        <w:t xml:space="preserve"> P-I05 </w:t>
      </w:r>
      <w:r>
        <w:rPr>
          <w:rFonts w:hint="eastAsia"/>
        </w:rPr>
        <w:t>共享同一个成败比例，只是统计表达不同，不能据此推断二者具有独立的预测能力。</w:t>
      </w:r>
    </w:p>
    <w:p w14:paraId="5A243F00" w14:textId="77777777" w:rsidR="00521EAF" w:rsidRDefault="005924B4">
      <w:pPr>
        <w:pStyle w:val="SourceCode"/>
      </w:pPr>
      <w:r>
        <w:rPr>
          <w:rStyle w:val="VerbatimChar"/>
          <w:rFonts w:eastAsia="宋体" w:cs="Consolas" w:hint="eastAsia"/>
          <w:color w:val="333333"/>
          <w:sz w:val="21"/>
          <w:szCs w:val="21"/>
        </w:rPr>
        <w:t>输入：同题候选的完全通过标记列表</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Y</w:t>
      </w:r>
      <w:r>
        <w:rPr>
          <w:rStyle w:val="VerbatimChar"/>
          <w:rFonts w:eastAsia="宋体" w:cs="Consolas" w:hint="eastAsia"/>
          <w:color w:val="333333"/>
          <w:sz w:val="21"/>
          <w:szCs w:val="21"/>
        </w:rPr>
        <w:t>（</w:t>
      </w:r>
      <w:r>
        <w:rPr>
          <w:rStyle w:val="VerbatimChar"/>
          <w:rFonts w:eastAsia="宋体" w:cs="Consolas" w:hint="eastAsia"/>
          <w:color w:val="333333"/>
          <w:sz w:val="21"/>
          <w:szCs w:val="21"/>
        </w:rPr>
        <w:t>K</w:t>
      </w:r>
      <w:r>
        <w:rPr>
          <w:rStyle w:val="VerbatimChar"/>
          <w:rFonts w:eastAsia="宋体" w:cs="Consolas" w:hint="eastAsia"/>
          <w:color w:val="333333"/>
          <w:sz w:val="21"/>
          <w:szCs w:val="21"/>
        </w:rPr>
        <w:t>≥</w:t>
      </w:r>
      <w:r>
        <w:rPr>
          <w:rStyle w:val="VerbatimChar"/>
          <w:rFonts w:eastAsia="宋体" w:cs="Consolas" w:hint="eastAsia"/>
          <w:color w:val="333333"/>
          <w:sz w:val="21"/>
          <w:szCs w:val="21"/>
        </w:rPr>
        <w:t>2</w:t>
      </w:r>
      <w:r>
        <w:rPr>
          <w:rStyle w:val="VerbatimChar"/>
          <w:rFonts w:eastAsia="宋体" w:cs="Consolas" w:hint="eastAsia"/>
          <w:color w:val="333333"/>
          <w:sz w:val="21"/>
          <w:szCs w:val="21"/>
        </w:rPr>
        <w:t>，各值为</w:t>
      </w:r>
      <w:r>
        <w:rPr>
          <w:rStyle w:val="VerbatimChar"/>
          <w:rFonts w:eastAsia="宋体" w:cs="Consolas"/>
          <w:color w:val="333333"/>
          <w:sz w:val="21"/>
          <w:szCs w:val="21"/>
        </w:rPr>
        <w:t xml:space="preserve"> 0 </w:t>
      </w:r>
      <w:r>
        <w:rPr>
          <w:rStyle w:val="VerbatimChar"/>
          <w:rFonts w:eastAsia="宋体" w:cs="Consolas" w:hint="eastAsia"/>
          <w:color w:val="333333"/>
          <w:sz w:val="21"/>
          <w:szCs w:val="21"/>
        </w:rPr>
        <w:t>或</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1</w:t>
      </w:r>
      <w:r>
        <w:rPr>
          <w:rStyle w:val="VerbatimChar"/>
          <w:rFonts w:eastAsia="宋体" w:cs="Consolas" w:hint="eastAsia"/>
          <w:color w:val="333333"/>
          <w:sz w:val="21"/>
          <w:szCs w:val="21"/>
        </w:rPr>
        <w:t>）</w:t>
      </w:r>
      <w:r>
        <w:rPr>
          <w:rFonts w:ascii="Consolas" w:eastAsia="宋体" w:hAnsi="Consolas" w:cs="Consolas"/>
          <w:color w:val="333333"/>
          <w:sz w:val="21"/>
          <w:szCs w:val="21"/>
        </w:rPr>
        <w:br/>
      </w:r>
      <w:r>
        <w:rPr>
          <w:rStyle w:val="VerbatimChar"/>
          <w:rFonts w:eastAsia="宋体" w:cs="Consolas" w:hint="eastAsia"/>
          <w:color w:val="333333"/>
          <w:sz w:val="21"/>
          <w:szCs w:val="21"/>
        </w:rPr>
        <w:t>输出：成败波动分数</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V_binary</w:t>
      </w:r>
      <w:proofErr w:type="spellEnd"/>
      <w:r>
        <w:rPr>
          <w:rStyle w:val="VerbatimChar"/>
          <w:rFonts w:eastAsia="宋体" w:cs="Consolas"/>
          <w:color w:val="333333"/>
          <w:sz w:val="21"/>
          <w:szCs w:val="21"/>
        </w:rPr>
        <w:t xml:space="preserve"> ∈ [0,0.25]</w:t>
      </w:r>
    </w:p>
    <w:p w14:paraId="781F8898" w14:textId="77777777" w:rsidR="00521EAF" w:rsidRDefault="005924B4">
      <w:pPr>
        <w:pStyle w:val="2"/>
      </w:pPr>
      <w:bookmarkStart w:id="136" w:name="p-i07-不同代码文本所占比例"/>
      <w:bookmarkEnd w:id="135"/>
      <w:r>
        <w:t xml:space="preserve">3.8 P-I07 </w:t>
      </w:r>
      <w:r>
        <w:rPr>
          <w:rFonts w:hint="eastAsia"/>
        </w:rPr>
        <w:t>不同代码文本所占比例</w:t>
      </w:r>
    </w:p>
    <w:p w14:paraId="0A4AB994" w14:textId="77777777" w:rsidR="00521EAF" w:rsidRDefault="005924B4">
      <w:pPr>
        <w:pStyle w:val="FirstParagraph"/>
        <w:ind w:firstLine="560"/>
      </w:pPr>
      <w:r>
        <w:rPr>
          <w:rFonts w:hint="eastAsia"/>
        </w:rPr>
        <w:t>按完整字符串去重，计算不同文本数量占候选数量的比例：</w:t>
      </w:r>
    </w:p>
    <w:p w14:paraId="7F94676A" w14:textId="77777777" w:rsidR="00521EAF" w:rsidRDefault="005924B4">
      <w:pPr>
        <w:pStyle w:val="a0"/>
        <w:ind w:firstLine="56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unique</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num>
            <m:den>
              <m:r>
                <w:rPr>
                  <w:rFonts w:ascii="Cambria Math" w:hAnsi="Cambria Math"/>
                </w:rPr>
                <m:t>K</m:t>
              </m:r>
            </m:den>
          </m:f>
          <m:r>
            <m:rPr>
              <m:sty m:val="p"/>
            </m:rPr>
            <w:rPr>
              <w:rFonts w:ascii="Cambria Math" w:hAnsi="Cambria Math"/>
            </w:rPr>
            <m:t>.</m:t>
          </m:r>
        </m:oMath>
      </m:oMathPara>
    </w:p>
    <w:p w14:paraId="42B9B0E7" w14:textId="77777777" w:rsidR="00521EAF" w:rsidRDefault="005924B4">
      <w:pPr>
        <w:pStyle w:val="FirstParagraph"/>
        <w:ind w:firstLine="560"/>
      </w:pPr>
      <w:r>
        <w:rPr>
          <w:rFonts w:hint="eastAsia"/>
        </w:rPr>
        <w:t>五份代码中有三种不同字符串时为</w:t>
      </w:r>
      <w:r>
        <w:t xml:space="preserve"> </w:t>
      </w:r>
      <w:r>
        <w:rPr>
          <w:rFonts w:hint="eastAsia"/>
        </w:rPr>
        <w:t>0.6</w:t>
      </w:r>
      <w:r>
        <w:rPr>
          <w:rFonts w:hint="eastAsia"/>
        </w:rPr>
        <w:t>；五份完全相同时为</w:t>
      </w:r>
      <w:r>
        <w:t xml:space="preserve"> </w:t>
      </w:r>
      <w:r>
        <w:rPr>
          <w:rFonts w:hint="eastAsia"/>
        </w:rPr>
        <w:t>0.2</w:t>
      </w:r>
      <w:r>
        <w:rPr>
          <w:rFonts w:hint="eastAsia"/>
        </w:rPr>
        <w:t>。空白、注释和变量</w:t>
      </w:r>
      <w:proofErr w:type="gramStart"/>
      <w:r>
        <w:rPr>
          <w:rFonts w:hint="eastAsia"/>
        </w:rPr>
        <w:t>名变化</w:t>
      </w:r>
      <w:proofErr w:type="gramEnd"/>
      <w:r>
        <w:rPr>
          <w:rFonts w:hint="eastAsia"/>
        </w:rPr>
        <w:t>均可能产生新的字符串，所以它描述文本重复程度，不能直接代表算法多样性。</w:t>
      </w:r>
    </w:p>
    <w:p w14:paraId="5656AEDE" w14:textId="77777777" w:rsidR="00521EAF" w:rsidRDefault="005924B4">
      <w:pPr>
        <w:pStyle w:val="SourceCode"/>
      </w:pPr>
      <w:r>
        <w:rPr>
          <w:rStyle w:val="VerbatimChar"/>
          <w:rFonts w:eastAsia="宋体" w:cs="Consolas" w:hint="eastAsia"/>
          <w:color w:val="333333"/>
          <w:sz w:val="21"/>
          <w:szCs w:val="21"/>
        </w:rPr>
        <w:t>输入：非空的同题候选代码字符串列表</w:t>
      </w:r>
      <w:r>
        <w:rPr>
          <w:rStyle w:val="VerbatimChar"/>
          <w:rFonts w:eastAsia="宋体" w:cs="Consolas"/>
          <w:color w:val="333333"/>
          <w:sz w:val="21"/>
          <w:szCs w:val="21"/>
        </w:rPr>
        <w:t xml:space="preserve"> C</w:t>
      </w:r>
      <w:r>
        <w:rPr>
          <w:rFonts w:ascii="Consolas" w:eastAsia="宋体" w:hAnsi="Consolas" w:cs="Consolas"/>
          <w:color w:val="333333"/>
          <w:sz w:val="21"/>
          <w:szCs w:val="21"/>
        </w:rPr>
        <w:br/>
      </w:r>
      <w:r>
        <w:rPr>
          <w:rStyle w:val="VerbatimChar"/>
          <w:rFonts w:eastAsia="宋体" w:cs="Consolas" w:hint="eastAsia"/>
          <w:color w:val="333333"/>
          <w:sz w:val="21"/>
          <w:szCs w:val="21"/>
        </w:rPr>
        <w:t>输出：不同代码文本所占比例</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R_unique</w:t>
      </w:r>
      <w:proofErr w:type="spellEnd"/>
      <w:r>
        <w:rPr>
          <w:rStyle w:val="VerbatimChar"/>
          <w:rFonts w:eastAsia="宋体" w:cs="Consolas"/>
          <w:color w:val="333333"/>
          <w:sz w:val="21"/>
          <w:szCs w:val="21"/>
        </w:rPr>
        <w:t xml:space="preserve"> ∈ [1/K,1]</w:t>
      </w:r>
    </w:p>
    <w:p w14:paraId="7151249C" w14:textId="77777777" w:rsidR="00521EAF" w:rsidRDefault="005924B4">
      <w:pPr>
        <w:pStyle w:val="2"/>
      </w:pPr>
      <w:bookmarkStart w:id="137" w:name="p-i08-需求表述变化后的综合分数差值"/>
      <w:bookmarkEnd w:id="136"/>
      <w:r>
        <w:t xml:space="preserve">3.9 P-I08 </w:t>
      </w:r>
      <w:r>
        <w:rPr>
          <w:rFonts w:hint="eastAsia"/>
        </w:rPr>
        <w:t>需求表述变化后的综合分数差值</w:t>
      </w:r>
    </w:p>
    <w:p w14:paraId="3B439213" w14:textId="77777777" w:rsidR="00521EAF" w:rsidRDefault="005924B4">
      <w:pPr>
        <w:pStyle w:val="FirstParagraph"/>
        <w:ind w:firstLine="560"/>
      </w:pPr>
      <w:r>
        <w:rPr>
          <w:rFonts w:hint="eastAsia"/>
        </w:rPr>
        <w:t>对同</w:t>
      </w:r>
      <w:proofErr w:type="gramStart"/>
      <w:r>
        <w:rPr>
          <w:rFonts w:hint="eastAsia"/>
        </w:rPr>
        <w:t>一基础</w:t>
      </w:r>
      <w:proofErr w:type="gramEnd"/>
      <w:r>
        <w:rPr>
          <w:rFonts w:hint="eastAsia"/>
        </w:rPr>
        <w:t>任务的两种需求条件进行配对比较：</w:t>
      </w:r>
    </w:p>
    <w:p w14:paraId="7E6D7AFF" w14:textId="77777777" w:rsidR="00521EAF" w:rsidRDefault="005924B4">
      <w:pPr>
        <w:pStyle w:val="a0"/>
        <w:ind w:firstLine="560"/>
      </w:pPr>
      <m:oMathPara>
        <m:oMathParaPr>
          <m:jc m:val="center"/>
        </m:oMathParaPr>
        <m:oMath>
          <m:r>
            <m:rPr>
              <m:sty m:val="p"/>
            </m:rPr>
            <w:rPr>
              <w:rFonts w:ascii="Cambria Math" w:hAnsi="Cambria Math"/>
            </w:rPr>
            <m:t>Δ</m:t>
          </m:r>
          <m:r>
            <w:rPr>
              <w:rFonts w:ascii="Cambria Math" w:hAnsi="Cambria Math"/>
            </w:rPr>
            <m:t>UQ</m:t>
          </m:r>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Q</m:t>
              </m:r>
            </m:e>
            <m:sub>
              <m:r>
                <w:rPr>
                  <w:rFonts w:ascii="Cambria Math" w:hAnsi="Cambria Math"/>
                </w:rPr>
                <m:t>c</m:t>
              </m:r>
              <m:r>
                <w:rPr>
                  <w:rFonts w:ascii="Cambria Math" w:hAnsi="Cambria Math"/>
                </w:rPr>
                <m:t>h</m:t>
              </m:r>
              <m:r>
                <w:rPr>
                  <w:rFonts w:ascii="Cambria Math" w:hAnsi="Cambria Math"/>
                </w:rPr>
                <m:t>anged</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Q</m:t>
              </m:r>
            </m:e>
            <m:sub>
              <m:r>
                <w:rPr>
                  <w:rFonts w:ascii="Cambria Math" w:hAnsi="Cambria Math"/>
                </w:rPr>
                <m:t>reference</m:t>
              </m:r>
            </m:sub>
          </m:sSub>
          <m:r>
            <m:rPr>
              <m:sty m:val="p"/>
            </m:rPr>
            <w:rPr>
              <w:rFonts w:ascii="Cambria Math" w:hAnsi="Cambria Math"/>
            </w:rPr>
            <m:t>.</m:t>
          </m:r>
        </m:oMath>
      </m:oMathPara>
    </w:p>
    <w:p w14:paraId="4846960E" w14:textId="77777777" w:rsidR="00521EAF" w:rsidRDefault="005924B4">
      <w:pPr>
        <w:pStyle w:val="FirstParagraph"/>
        <w:ind w:firstLine="560"/>
      </w:pPr>
      <w:r>
        <w:rPr>
          <w:rFonts w:hint="eastAsia"/>
        </w:rPr>
        <w:t>变化条件与参照条件分别为</w:t>
      </w:r>
      <w:r>
        <w:t xml:space="preserve"> 0.20</w:t>
      </w:r>
      <w:r>
        <w:t>、</w:t>
      </w:r>
      <w:r>
        <w:t xml:space="preserve">0.13 </w:t>
      </w:r>
      <w:r>
        <w:rPr>
          <w:rFonts w:hint="eastAsia"/>
        </w:rPr>
        <w:t>时，差值为</w:t>
      </w:r>
      <w:r>
        <w:t xml:space="preserve"> </w:t>
      </w:r>
      <w:r>
        <w:rPr>
          <w:rFonts w:hint="eastAsia"/>
        </w:rPr>
        <w:t>0.07</w:t>
      </w:r>
      <w:r>
        <w:rPr>
          <w:rFonts w:hint="eastAsia"/>
        </w:rPr>
        <w:t>。研究歧义时可将二者设为含糊需求与明确需求；需求</w:t>
      </w:r>
      <w:r>
        <w:rPr>
          <w:rFonts w:hint="eastAsia"/>
        </w:rPr>
        <w:t>端受控扰动实验采用扰动需求减原始需求。这两种配对都必须注明实际变化，不能将所有扰动自动称为歧义。</w:t>
      </w:r>
    </w:p>
    <w:p w14:paraId="168423BB" w14:textId="77777777" w:rsidR="00521EAF" w:rsidRDefault="005924B4">
      <w:pPr>
        <w:pStyle w:val="SourceCode"/>
      </w:pPr>
      <w:r>
        <w:rPr>
          <w:rStyle w:val="VerbatimChar"/>
          <w:rFonts w:eastAsia="宋体" w:cs="Consolas" w:hint="eastAsia"/>
          <w:color w:val="333333"/>
          <w:sz w:val="21"/>
          <w:szCs w:val="21"/>
        </w:rPr>
        <w:t>输入：同</w:t>
      </w:r>
      <w:proofErr w:type="gramStart"/>
      <w:r>
        <w:rPr>
          <w:rStyle w:val="VerbatimChar"/>
          <w:rFonts w:eastAsia="宋体" w:cs="Consolas" w:hint="eastAsia"/>
          <w:color w:val="333333"/>
          <w:sz w:val="21"/>
          <w:szCs w:val="21"/>
        </w:rPr>
        <w:t>一基础</w:t>
      </w:r>
      <w:proofErr w:type="gramEnd"/>
      <w:r>
        <w:rPr>
          <w:rStyle w:val="VerbatimChar"/>
          <w:rFonts w:eastAsia="宋体" w:cs="Consolas" w:hint="eastAsia"/>
          <w:color w:val="333333"/>
          <w:sz w:val="21"/>
          <w:szCs w:val="21"/>
        </w:rPr>
        <w:t>任务的变化条件分数</w:t>
      </w:r>
      <w:r>
        <w:rPr>
          <w:rStyle w:val="VerbatimChar"/>
          <w:rFonts w:eastAsia="宋体" w:cs="Consolas"/>
          <w:color w:val="333333"/>
          <w:sz w:val="21"/>
          <w:szCs w:val="21"/>
        </w:rPr>
        <w:t xml:space="preserve"> </w:t>
      </w:r>
      <w:proofErr w:type="spellStart"/>
      <w:r>
        <w:rPr>
          <w:rStyle w:val="VerbatimChar"/>
          <w:rFonts w:eastAsia="宋体" w:cs="Consolas" w:hint="eastAsia"/>
          <w:color w:val="333333"/>
          <w:sz w:val="21"/>
          <w:szCs w:val="21"/>
        </w:rPr>
        <w:t>UQ_changed</w:t>
      </w:r>
      <w:proofErr w:type="spellEnd"/>
      <w:r>
        <w:rPr>
          <w:rStyle w:val="VerbatimChar"/>
          <w:rFonts w:eastAsia="宋体" w:cs="Consolas" w:hint="eastAsia"/>
          <w:color w:val="333333"/>
          <w:sz w:val="21"/>
          <w:szCs w:val="21"/>
        </w:rPr>
        <w:t>、参照条件分数</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UQ_reference</w:t>
      </w:r>
      <w:proofErr w:type="spellEnd"/>
      <w:r>
        <w:rPr>
          <w:rStyle w:val="VerbatimChar"/>
          <w:rFonts w:eastAsia="宋体" w:cs="Consolas"/>
          <w:color w:val="333333"/>
          <w:sz w:val="21"/>
          <w:szCs w:val="21"/>
        </w:rPr>
        <w:t xml:space="preserve"> </w:t>
      </w:r>
      <w:r>
        <w:rPr>
          <w:rStyle w:val="VerbatimChar"/>
          <w:rFonts w:eastAsia="宋体" w:cs="Consolas" w:hint="eastAsia"/>
          <w:color w:val="333333"/>
          <w:sz w:val="21"/>
          <w:szCs w:val="21"/>
        </w:rPr>
        <w:t>及配对说明</w:t>
      </w:r>
      <w:r>
        <w:rPr>
          <w:rFonts w:ascii="Consolas" w:eastAsia="宋体" w:hAnsi="Consolas" w:cs="Consolas"/>
          <w:color w:val="333333"/>
          <w:sz w:val="21"/>
          <w:szCs w:val="21"/>
        </w:rPr>
        <w:br/>
      </w:r>
      <w:r>
        <w:rPr>
          <w:rStyle w:val="VerbatimChar"/>
          <w:rFonts w:eastAsia="宋体" w:cs="Consolas" w:hint="eastAsia"/>
          <w:color w:val="333333"/>
          <w:sz w:val="21"/>
          <w:szCs w:val="21"/>
        </w:rPr>
        <w:t>输出：综合分数差值</w:t>
      </w:r>
      <w:r>
        <w:rPr>
          <w:rStyle w:val="VerbatimChar"/>
          <w:rFonts w:eastAsia="宋体" w:cs="Consolas"/>
          <w:color w:val="333333"/>
          <w:sz w:val="21"/>
          <w:szCs w:val="21"/>
        </w:rPr>
        <w:t xml:space="preserve"> ΔUQ ∈ [-1,1]</w:t>
      </w:r>
    </w:p>
    <w:p w14:paraId="5A153994" w14:textId="77777777" w:rsidR="00521EAF" w:rsidRDefault="005924B4">
      <w:pPr>
        <w:pStyle w:val="2"/>
      </w:pPr>
      <w:bookmarkStart w:id="138" w:name="s-i01-计划可行性评分"/>
      <w:bookmarkEnd w:id="137"/>
      <w:r>
        <w:lastRenderedPageBreak/>
        <w:t xml:space="preserve">3.10 S-I01 </w:t>
      </w:r>
      <w:del w:id="139" w:author="连小利" w:date="2026-10-24T18:19:00Z">
        <w:r>
          <w:rPr>
            <w:rFonts w:hint="eastAsia"/>
          </w:rPr>
          <w:delText>计划</w:delText>
        </w:r>
      </w:del>
      <w:ins w:id="140" w:author="连小利" w:date="2026-10-24T18:19:00Z">
        <w:r>
          <w:rPr>
            <w:rFonts w:hint="eastAsia"/>
          </w:rPr>
          <w:t>规划</w:t>
        </w:r>
      </w:ins>
      <w:r>
        <w:rPr>
          <w:rFonts w:hint="eastAsia"/>
        </w:rPr>
        <w:t>可行性评分</w:t>
      </w:r>
    </w:p>
    <w:p w14:paraId="4674077E" w14:textId="77777777" w:rsidR="00521EAF" w:rsidRDefault="005924B4">
      <w:pPr>
        <w:pStyle w:val="FirstParagraph"/>
        <w:ind w:firstLine="560"/>
      </w:pPr>
      <w:r>
        <w:rPr>
          <w:rFonts w:hint="eastAsia"/>
        </w:rPr>
        <w:t>评价</w:t>
      </w:r>
      <w:del w:id="141" w:author="连小利" w:date="2026-10-24T18:19:00Z">
        <w:r>
          <w:rPr>
            <w:rFonts w:hint="eastAsia"/>
          </w:rPr>
          <w:delText>计划</w:delText>
        </w:r>
      </w:del>
      <w:ins w:id="142" w:author="连小利" w:date="2026-10-24T18:19:00Z">
        <w:r>
          <w:rPr>
            <w:rFonts w:hint="eastAsia"/>
          </w:rPr>
          <w:t>规划</w:t>
        </w:r>
      </w:ins>
      <w:r>
        <w:rPr>
          <w:rFonts w:hint="eastAsia"/>
        </w:rPr>
        <w:t>的算法逻辑、约束处理和边界步骤能否支持正确实现，并结合可见测试检查预期行为：</w:t>
      </w:r>
    </w:p>
    <w:p w14:paraId="0AEB505C" w14:textId="77777777" w:rsidR="00521EAF" w:rsidRDefault="005924B4">
      <w:pPr>
        <w:pStyle w:val="a0"/>
        <w:ind w:firstLine="56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vis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0A40FAD" w14:textId="77777777" w:rsidR="00521EAF" w:rsidRDefault="005924B4">
      <w:pPr>
        <w:pStyle w:val="FirstParagraph"/>
        <w:ind w:firstLine="560"/>
      </w:pPr>
      <w:r>
        <w:rPr>
          <w:rFonts w:hint="eastAsia"/>
        </w:rPr>
        <w:t>例如，任务要求空输入返回空列表，而</w:t>
      </w:r>
      <w:del w:id="143" w:author="连小利" w:date="2026-10-24T18:19:00Z">
        <w:r>
          <w:rPr>
            <w:rFonts w:hint="eastAsia"/>
          </w:rPr>
          <w:delText>计划</w:delText>
        </w:r>
      </w:del>
      <w:ins w:id="144" w:author="连小利" w:date="2026-10-24T18:19:00Z">
        <w:r>
          <w:rPr>
            <w:rFonts w:hint="eastAsia"/>
          </w:rPr>
          <w:t>规划</w:t>
        </w:r>
      </w:ins>
      <w:r>
        <w:rPr>
          <w:rFonts w:hint="eastAsia"/>
        </w:rPr>
        <w:t>未覆盖这一分支，评分理由应定位该缺口。分数用于</w:t>
      </w:r>
      <w:del w:id="145" w:author="连小利" w:date="2026-10-24T18:19:00Z">
        <w:r>
          <w:rPr>
            <w:rFonts w:hint="eastAsia"/>
          </w:rPr>
          <w:delText>计划</w:delText>
        </w:r>
      </w:del>
      <w:ins w:id="146" w:author="连小利" w:date="2026-10-24T18:19:00Z">
        <w:r>
          <w:rPr>
            <w:rFonts w:hint="eastAsia"/>
          </w:rPr>
          <w:t>规划</w:t>
        </w:r>
      </w:ins>
      <w:r>
        <w:rPr>
          <w:rFonts w:hint="eastAsia"/>
        </w:rPr>
        <w:t>检查，不直接表示成功概率；不得向</w:t>
      </w:r>
      <w:proofErr w:type="gramStart"/>
      <w:r>
        <w:rPr>
          <w:rFonts w:hint="eastAsia"/>
        </w:rPr>
        <w:t>评判器</w:t>
      </w:r>
      <w:proofErr w:type="gramEnd"/>
      <w:r>
        <w:rPr>
          <w:rFonts w:hint="eastAsia"/>
        </w:rPr>
        <w:t>提供本次隐藏评估测试。</w:t>
      </w:r>
    </w:p>
    <w:p w14:paraId="68C3248F" w14:textId="77777777" w:rsidR="00521EAF" w:rsidRDefault="005924B4">
      <w:pPr>
        <w:pStyle w:val="SourceCode"/>
      </w:pPr>
      <w:r>
        <w:rPr>
          <w:rStyle w:val="VerbatimChar"/>
          <w:rFonts w:eastAsia="宋体" w:cs="Consolas" w:hint="eastAsia"/>
          <w:color w:val="333333"/>
          <w:sz w:val="21"/>
          <w:szCs w:val="21"/>
        </w:rPr>
        <w:t>输入：任务</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q</w:t>
      </w:r>
      <w:r>
        <w:rPr>
          <w:rStyle w:val="VerbatimChar"/>
          <w:rFonts w:eastAsia="宋体" w:cs="Consolas" w:hint="eastAsia"/>
          <w:color w:val="333333"/>
          <w:sz w:val="21"/>
          <w:szCs w:val="21"/>
        </w:rPr>
        <w:t>、</w:t>
      </w:r>
      <w:del w:id="147" w:author="连小利" w:date="2026-10-24T18:19:00Z">
        <w:r>
          <w:rPr>
            <w:rStyle w:val="VerbatimChar"/>
            <w:rFonts w:eastAsia="宋体" w:cs="Consolas" w:hint="eastAsia"/>
            <w:color w:val="333333"/>
            <w:sz w:val="21"/>
            <w:szCs w:val="21"/>
          </w:rPr>
          <w:delText>计划</w:delText>
        </w:r>
      </w:del>
      <w:ins w:id="148" w:author="连小利" w:date="2026-10-24T18:19:00Z">
        <w:r>
          <w:rPr>
            <w:rStyle w:val="VerbatimChar"/>
            <w:rFonts w:eastAsia="宋体" w:cs="Consolas" w:hint="eastAsia"/>
            <w:color w:val="333333"/>
            <w:sz w:val="21"/>
            <w:szCs w:val="21"/>
          </w:rPr>
          <w:t>规划</w:t>
        </w:r>
      </w:ins>
      <w:r>
        <w:rPr>
          <w:rStyle w:val="VerbatimChar"/>
          <w:rFonts w:eastAsia="宋体" w:cs="Consolas"/>
          <w:color w:val="333333"/>
          <w:sz w:val="21"/>
          <w:szCs w:val="21"/>
        </w:rPr>
        <w:t xml:space="preserve"> </w:t>
      </w:r>
      <w:r>
        <w:rPr>
          <w:rStyle w:val="VerbatimChar"/>
          <w:rFonts w:eastAsia="宋体" w:cs="Consolas" w:hint="eastAsia"/>
          <w:color w:val="333333"/>
          <w:sz w:val="21"/>
          <w:szCs w:val="21"/>
        </w:rPr>
        <w:t>P</w:t>
      </w:r>
      <w:r>
        <w:rPr>
          <w:rStyle w:val="VerbatimChar"/>
          <w:rFonts w:eastAsia="宋体" w:cs="Consolas" w:hint="eastAsia"/>
          <w:color w:val="333333"/>
          <w:sz w:val="21"/>
          <w:szCs w:val="21"/>
        </w:rPr>
        <w:t>、可见测试</w:t>
      </w:r>
      <w:r>
        <w:rPr>
          <w:rStyle w:val="VerbatimChar"/>
          <w:rFonts w:eastAsia="宋体" w:cs="Consolas"/>
          <w:color w:val="333333"/>
          <w:sz w:val="21"/>
          <w:szCs w:val="21"/>
        </w:rPr>
        <w:t xml:space="preserve"> </w:t>
      </w:r>
      <w:proofErr w:type="spellStart"/>
      <w:r>
        <w:rPr>
          <w:rStyle w:val="VerbatimChar"/>
          <w:rFonts w:eastAsia="宋体" w:cs="Consolas" w:hint="eastAsia"/>
          <w:color w:val="333333"/>
          <w:sz w:val="21"/>
          <w:szCs w:val="21"/>
        </w:rPr>
        <w:t>T_vis</w:t>
      </w:r>
      <w:proofErr w:type="spellEnd"/>
      <w:r>
        <w:rPr>
          <w:rStyle w:val="VerbatimChar"/>
          <w:rFonts w:eastAsia="宋体" w:cs="Consolas" w:hint="eastAsia"/>
          <w:color w:val="333333"/>
          <w:sz w:val="21"/>
          <w:szCs w:val="21"/>
        </w:rPr>
        <w:t>、可行性评分标准；模型调用配置（</w:t>
      </w:r>
      <w:proofErr w:type="spellStart"/>
      <w:r>
        <w:rPr>
          <w:rStyle w:val="VerbatimChar"/>
          <w:rFonts w:eastAsia="宋体" w:cs="Consolas" w:hint="eastAsia"/>
          <w:color w:val="333333"/>
          <w:sz w:val="21"/>
          <w:szCs w:val="21"/>
        </w:rPr>
        <w:t>api_key</w:t>
      </w:r>
      <w:proofErr w:type="spellEnd"/>
      <w:r>
        <w:rPr>
          <w:rStyle w:val="VerbatimChar"/>
          <w:rFonts w:eastAsia="宋体" w:cs="Consolas" w:hint="eastAsia"/>
          <w:color w:val="333333"/>
          <w:sz w:val="21"/>
          <w:szCs w:val="21"/>
        </w:rPr>
        <w:t>、模型、服务地址、超时）</w:t>
      </w:r>
      <w:r>
        <w:rPr>
          <w:rFonts w:ascii="Consolas" w:eastAsia="宋体" w:hAnsi="Consolas" w:cs="Consolas"/>
          <w:color w:val="333333"/>
          <w:sz w:val="21"/>
          <w:szCs w:val="21"/>
        </w:rPr>
        <w:br/>
      </w:r>
      <w:r>
        <w:rPr>
          <w:rStyle w:val="VerbatimChar"/>
          <w:rFonts w:eastAsia="宋体" w:cs="Consolas" w:hint="eastAsia"/>
          <w:color w:val="333333"/>
          <w:sz w:val="21"/>
          <w:szCs w:val="21"/>
        </w:rPr>
        <w:t>输出：可行性评分</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s_f</w:t>
      </w:r>
      <w:proofErr w:type="spellEnd"/>
      <w:r>
        <w:rPr>
          <w:rStyle w:val="VerbatimChar"/>
          <w:rFonts w:eastAsia="宋体" w:cs="Consolas"/>
          <w:color w:val="333333"/>
          <w:sz w:val="21"/>
          <w:szCs w:val="21"/>
        </w:rPr>
        <w:t xml:space="preserve"> ∈ </w:t>
      </w:r>
      <w:r>
        <w:rPr>
          <w:rStyle w:val="VerbatimChar"/>
          <w:rFonts w:eastAsia="宋体" w:cs="Consolas" w:hint="eastAsia"/>
          <w:color w:val="333333"/>
          <w:sz w:val="21"/>
          <w:szCs w:val="21"/>
        </w:rPr>
        <w:t>[0,1]</w:t>
      </w:r>
      <w:r>
        <w:rPr>
          <w:rStyle w:val="VerbatimChar"/>
          <w:rFonts w:eastAsia="宋体" w:cs="Consolas" w:hint="eastAsia"/>
          <w:color w:val="333333"/>
          <w:sz w:val="21"/>
          <w:szCs w:val="21"/>
        </w:rPr>
        <w:t>、评分理由及</w:t>
      </w:r>
      <w:proofErr w:type="gramStart"/>
      <w:r>
        <w:rPr>
          <w:rStyle w:val="VerbatimChar"/>
          <w:rFonts w:eastAsia="宋体" w:cs="Consolas" w:hint="eastAsia"/>
          <w:color w:val="333333"/>
          <w:sz w:val="21"/>
          <w:szCs w:val="21"/>
        </w:rPr>
        <w:t>评分器</w:t>
      </w:r>
      <w:proofErr w:type="gramEnd"/>
      <w:r>
        <w:rPr>
          <w:rStyle w:val="VerbatimChar"/>
          <w:rFonts w:eastAsia="宋体" w:cs="Consolas" w:hint="eastAsia"/>
          <w:color w:val="333333"/>
          <w:sz w:val="21"/>
          <w:szCs w:val="21"/>
        </w:rPr>
        <w:t>标识</w:t>
      </w:r>
    </w:p>
    <w:p w14:paraId="17F1DEA2" w14:textId="77777777" w:rsidR="00521EAF" w:rsidRDefault="005924B4">
      <w:pPr>
        <w:pStyle w:val="2"/>
      </w:pPr>
      <w:bookmarkStart w:id="149" w:name="s-i02-需求相关性评分"/>
      <w:bookmarkEnd w:id="138"/>
      <w:r>
        <w:t xml:space="preserve">3.11 S-I02 </w:t>
      </w:r>
      <w:r>
        <w:rPr>
          <w:rFonts w:hint="eastAsia"/>
        </w:rPr>
        <w:t>需求相关性评分</w:t>
      </w:r>
    </w:p>
    <w:p w14:paraId="64E6134C" w14:textId="77777777" w:rsidR="00521EAF" w:rsidRDefault="005924B4">
      <w:pPr>
        <w:pStyle w:val="FirstParagraph"/>
        <w:ind w:firstLine="560"/>
      </w:pPr>
      <w:r>
        <w:rPr>
          <w:rFonts w:hint="eastAsia"/>
        </w:rPr>
        <w:t>评价</w:t>
      </w:r>
      <w:del w:id="150" w:author="连小利" w:date="2026-10-24T18:19:00Z">
        <w:r>
          <w:rPr>
            <w:rFonts w:hint="eastAsia"/>
          </w:rPr>
          <w:delText>计划</w:delText>
        </w:r>
      </w:del>
      <w:ins w:id="151" w:author="连小利" w:date="2026-10-24T18:19:00Z">
        <w:r>
          <w:rPr>
            <w:rFonts w:hint="eastAsia"/>
          </w:rPr>
          <w:t>规划</w:t>
        </w:r>
      </w:ins>
      <w:r>
        <w:rPr>
          <w:rFonts w:hint="eastAsia"/>
        </w:rPr>
        <w:t>是否覆盖题目目标、功能范围和明确约束，是否包含偏离任务的内容：</w:t>
      </w:r>
    </w:p>
    <w:p w14:paraId="4E173388" w14:textId="77777777" w:rsidR="00521EAF" w:rsidRDefault="005924B4">
      <w:pPr>
        <w:pStyle w:val="a0"/>
        <w:ind w:firstLine="56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69CF2D5" w14:textId="77777777" w:rsidR="00521EAF" w:rsidRDefault="005924B4">
      <w:pPr>
        <w:pStyle w:val="FirstParagraph"/>
        <w:ind w:firstLine="560"/>
      </w:pPr>
      <w:r>
        <w:rPr>
          <w:rFonts w:hint="eastAsia"/>
        </w:rPr>
        <w:t>题目要求返回所有符合条件的元素，</w:t>
      </w:r>
      <w:del w:id="152" w:author="连小利" w:date="2026-10-24T18:19:00Z">
        <w:r>
          <w:rPr>
            <w:rFonts w:hint="eastAsia"/>
          </w:rPr>
          <w:delText>计划</w:delText>
        </w:r>
      </w:del>
      <w:ins w:id="153" w:author="连小利" w:date="2026-10-24T18:19:00Z">
        <w:r>
          <w:rPr>
            <w:rFonts w:hint="eastAsia"/>
          </w:rPr>
          <w:t>规划</w:t>
        </w:r>
      </w:ins>
      <w:r>
        <w:rPr>
          <w:rFonts w:hint="eastAsia"/>
        </w:rPr>
        <w:t>只寻找第一个元素，属于目标覆盖不足。</w:t>
      </w:r>
      <w:proofErr w:type="gramStart"/>
      <w:r>
        <w:rPr>
          <w:rFonts w:hint="eastAsia"/>
        </w:rPr>
        <w:t>该维度使用</w:t>
      </w:r>
      <w:proofErr w:type="gramEnd"/>
      <w:r>
        <w:rPr>
          <w:rFonts w:hint="eastAsia"/>
        </w:rPr>
        <w:t>任务与</w:t>
      </w:r>
      <w:del w:id="154" w:author="连小利" w:date="2026-10-24T18:19:00Z">
        <w:r>
          <w:rPr>
            <w:rFonts w:hint="eastAsia"/>
          </w:rPr>
          <w:delText>计划</w:delText>
        </w:r>
      </w:del>
      <w:ins w:id="155" w:author="连小利" w:date="2026-10-24T18:19:00Z">
        <w:r>
          <w:rPr>
            <w:rFonts w:hint="eastAsia"/>
          </w:rPr>
          <w:t>规划</w:t>
        </w:r>
      </w:ins>
      <w:r>
        <w:rPr>
          <w:rFonts w:hint="eastAsia"/>
        </w:rPr>
        <w:t>，不向</w:t>
      </w:r>
      <w:proofErr w:type="gramStart"/>
      <w:r>
        <w:rPr>
          <w:rFonts w:hint="eastAsia"/>
        </w:rPr>
        <w:t>评判器</w:t>
      </w:r>
      <w:proofErr w:type="gramEnd"/>
      <w:r>
        <w:rPr>
          <w:rFonts w:hint="eastAsia"/>
        </w:rPr>
        <w:t>提供测试，避免把相关性与测试满足程度混为一谈。</w:t>
      </w:r>
    </w:p>
    <w:p w14:paraId="4ACB3886" w14:textId="77777777" w:rsidR="00521EAF" w:rsidRDefault="005924B4">
      <w:pPr>
        <w:pStyle w:val="SourceCode"/>
      </w:pPr>
      <w:r>
        <w:rPr>
          <w:rStyle w:val="VerbatimChar"/>
          <w:rFonts w:eastAsia="宋体" w:cs="Consolas" w:hint="eastAsia"/>
          <w:color w:val="333333"/>
          <w:sz w:val="21"/>
          <w:szCs w:val="21"/>
        </w:rPr>
        <w:t>输入：任务</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q</w:t>
      </w:r>
      <w:r>
        <w:rPr>
          <w:rStyle w:val="VerbatimChar"/>
          <w:rFonts w:eastAsia="宋体" w:cs="Consolas" w:hint="eastAsia"/>
          <w:color w:val="333333"/>
          <w:sz w:val="21"/>
          <w:szCs w:val="21"/>
        </w:rPr>
        <w:t>、</w:t>
      </w:r>
      <w:del w:id="156" w:author="连小利" w:date="2026-10-24T18:19:00Z">
        <w:r>
          <w:rPr>
            <w:rStyle w:val="VerbatimChar"/>
            <w:rFonts w:eastAsia="宋体" w:cs="Consolas" w:hint="eastAsia"/>
            <w:color w:val="333333"/>
            <w:sz w:val="21"/>
            <w:szCs w:val="21"/>
          </w:rPr>
          <w:delText>计划</w:delText>
        </w:r>
      </w:del>
      <w:ins w:id="157" w:author="连小利" w:date="2026-10-24T18:19:00Z">
        <w:r>
          <w:rPr>
            <w:rStyle w:val="VerbatimChar"/>
            <w:rFonts w:eastAsia="宋体" w:cs="Consolas" w:hint="eastAsia"/>
            <w:color w:val="333333"/>
            <w:sz w:val="21"/>
            <w:szCs w:val="21"/>
          </w:rPr>
          <w:t>规划</w:t>
        </w:r>
      </w:ins>
      <w:r>
        <w:rPr>
          <w:rStyle w:val="VerbatimChar"/>
          <w:rFonts w:eastAsia="宋体" w:cs="Consolas"/>
          <w:color w:val="333333"/>
          <w:sz w:val="21"/>
          <w:szCs w:val="21"/>
        </w:rPr>
        <w:t xml:space="preserve"> </w:t>
      </w:r>
      <w:r>
        <w:rPr>
          <w:rStyle w:val="VerbatimChar"/>
          <w:rFonts w:eastAsia="宋体" w:cs="Consolas" w:hint="eastAsia"/>
          <w:color w:val="333333"/>
          <w:sz w:val="21"/>
          <w:szCs w:val="21"/>
        </w:rPr>
        <w:t>P</w:t>
      </w:r>
      <w:r>
        <w:rPr>
          <w:rStyle w:val="VerbatimChar"/>
          <w:rFonts w:eastAsia="宋体" w:cs="Consolas" w:hint="eastAsia"/>
          <w:color w:val="333333"/>
          <w:sz w:val="21"/>
          <w:szCs w:val="21"/>
        </w:rPr>
        <w:t>、相关性评分标准；模型调用配置（</w:t>
      </w:r>
      <w:proofErr w:type="spellStart"/>
      <w:r>
        <w:rPr>
          <w:rStyle w:val="VerbatimChar"/>
          <w:rFonts w:eastAsia="宋体" w:cs="Consolas" w:hint="eastAsia"/>
          <w:color w:val="333333"/>
          <w:sz w:val="21"/>
          <w:szCs w:val="21"/>
        </w:rPr>
        <w:t>api_key</w:t>
      </w:r>
      <w:proofErr w:type="spellEnd"/>
      <w:r>
        <w:rPr>
          <w:rStyle w:val="VerbatimChar"/>
          <w:rFonts w:eastAsia="宋体" w:cs="Consolas" w:hint="eastAsia"/>
          <w:color w:val="333333"/>
          <w:sz w:val="21"/>
          <w:szCs w:val="21"/>
        </w:rPr>
        <w:t>、模型、服务地址、超时）</w:t>
      </w:r>
      <w:r>
        <w:rPr>
          <w:rFonts w:ascii="Consolas" w:eastAsia="宋体" w:hAnsi="Consolas" w:cs="Consolas"/>
          <w:color w:val="333333"/>
          <w:sz w:val="21"/>
          <w:szCs w:val="21"/>
        </w:rPr>
        <w:br/>
      </w:r>
      <w:r>
        <w:rPr>
          <w:rStyle w:val="VerbatimChar"/>
          <w:rFonts w:eastAsia="宋体" w:cs="Consolas" w:hint="eastAsia"/>
          <w:color w:val="333333"/>
          <w:sz w:val="21"/>
          <w:szCs w:val="21"/>
        </w:rPr>
        <w:t>输出：需求相关性评分</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s_r</w:t>
      </w:r>
      <w:proofErr w:type="spellEnd"/>
      <w:r>
        <w:rPr>
          <w:rStyle w:val="VerbatimChar"/>
          <w:rFonts w:eastAsia="宋体" w:cs="Consolas"/>
          <w:color w:val="333333"/>
          <w:sz w:val="21"/>
          <w:szCs w:val="21"/>
        </w:rPr>
        <w:t xml:space="preserve"> ∈ </w:t>
      </w:r>
      <w:r>
        <w:rPr>
          <w:rStyle w:val="VerbatimChar"/>
          <w:rFonts w:eastAsia="宋体" w:cs="Consolas" w:hint="eastAsia"/>
          <w:color w:val="333333"/>
          <w:sz w:val="21"/>
          <w:szCs w:val="21"/>
        </w:rPr>
        <w:t>[0,1]</w:t>
      </w:r>
      <w:r>
        <w:rPr>
          <w:rStyle w:val="VerbatimChar"/>
          <w:rFonts w:eastAsia="宋体" w:cs="Consolas" w:hint="eastAsia"/>
          <w:color w:val="333333"/>
          <w:sz w:val="21"/>
          <w:szCs w:val="21"/>
        </w:rPr>
        <w:t>、评分理由及</w:t>
      </w:r>
      <w:proofErr w:type="gramStart"/>
      <w:r>
        <w:rPr>
          <w:rStyle w:val="VerbatimChar"/>
          <w:rFonts w:eastAsia="宋体" w:cs="Consolas" w:hint="eastAsia"/>
          <w:color w:val="333333"/>
          <w:sz w:val="21"/>
          <w:szCs w:val="21"/>
        </w:rPr>
        <w:t>评分器</w:t>
      </w:r>
      <w:proofErr w:type="gramEnd"/>
      <w:r>
        <w:rPr>
          <w:rStyle w:val="VerbatimChar"/>
          <w:rFonts w:eastAsia="宋体" w:cs="Consolas" w:hint="eastAsia"/>
          <w:color w:val="333333"/>
          <w:sz w:val="21"/>
          <w:szCs w:val="21"/>
        </w:rPr>
        <w:t>标识</w:t>
      </w:r>
    </w:p>
    <w:p w14:paraId="2A6E95C9" w14:textId="77777777" w:rsidR="00521EAF" w:rsidRDefault="005924B4">
      <w:pPr>
        <w:pStyle w:val="2"/>
      </w:pPr>
      <w:bookmarkStart w:id="158" w:name="s-i03-计划清晰度评分"/>
      <w:bookmarkEnd w:id="149"/>
      <w:r>
        <w:t xml:space="preserve">3.12 S-I03 </w:t>
      </w:r>
      <w:del w:id="159" w:author="连小利" w:date="2026-10-24T18:19:00Z">
        <w:r>
          <w:rPr>
            <w:rFonts w:hint="eastAsia"/>
          </w:rPr>
          <w:delText>计划</w:delText>
        </w:r>
      </w:del>
      <w:ins w:id="160" w:author="连小利" w:date="2026-10-24T18:19:00Z">
        <w:r>
          <w:rPr>
            <w:rFonts w:hint="eastAsia"/>
          </w:rPr>
          <w:t>规划</w:t>
        </w:r>
      </w:ins>
      <w:r>
        <w:rPr>
          <w:rFonts w:hint="eastAsia"/>
        </w:rPr>
        <w:t>清晰度评分</w:t>
      </w:r>
    </w:p>
    <w:p w14:paraId="0C7AAC46" w14:textId="77777777" w:rsidR="00521EAF" w:rsidRDefault="005924B4">
      <w:pPr>
        <w:pStyle w:val="FirstParagraph"/>
        <w:ind w:firstLine="560"/>
      </w:pPr>
      <w:r>
        <w:rPr>
          <w:rFonts w:hint="eastAsia"/>
        </w:rPr>
        <w:t>评价步骤顺序、术语和指代、操作具体性，以及实现者能否据此完成编码：</w:t>
      </w:r>
    </w:p>
    <w:p w14:paraId="041315AF" w14:textId="77777777" w:rsidR="00521EAF" w:rsidRDefault="005924B4">
      <w:pPr>
        <w:pStyle w:val="a0"/>
        <w:ind w:firstLine="56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c</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04DEC3B6" w14:textId="77777777" w:rsidR="00521EAF" w:rsidRDefault="005924B4">
      <w:pPr>
        <w:pStyle w:val="FirstParagraph"/>
        <w:ind w:firstLine="560"/>
      </w:pPr>
      <w:r>
        <w:rPr>
          <w:rFonts w:hint="eastAsia"/>
        </w:rPr>
        <w:lastRenderedPageBreak/>
        <w:t>“处理数据并返回正确结果”缺少可执行细节；明确遍历对象、判断条件和输出构造更便于实施。清晰度不能用篇幅替代，清晰的</w:t>
      </w:r>
      <w:del w:id="161" w:author="连小利" w:date="2026-10-24T18:19:00Z">
        <w:r>
          <w:rPr>
            <w:rFonts w:hint="eastAsia"/>
          </w:rPr>
          <w:delText>计划</w:delText>
        </w:r>
      </w:del>
      <w:ins w:id="162" w:author="连小利" w:date="2026-10-24T18:19:00Z">
        <w:r>
          <w:rPr>
            <w:rFonts w:hint="eastAsia"/>
          </w:rPr>
          <w:t>规划</w:t>
        </w:r>
      </w:ins>
      <w:r>
        <w:rPr>
          <w:rFonts w:hint="eastAsia"/>
        </w:rPr>
        <w:t>也可能包含错误算法。</w:t>
      </w:r>
    </w:p>
    <w:p w14:paraId="73A624FF" w14:textId="77777777" w:rsidR="00521EAF" w:rsidRDefault="005924B4">
      <w:pPr>
        <w:pStyle w:val="SourceCode"/>
      </w:pPr>
      <w:r>
        <w:rPr>
          <w:rStyle w:val="VerbatimChar"/>
          <w:rFonts w:eastAsia="宋体" w:cs="Consolas" w:hint="eastAsia"/>
          <w:color w:val="333333"/>
          <w:sz w:val="21"/>
          <w:szCs w:val="21"/>
        </w:rPr>
        <w:t>输入：任务</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q</w:t>
      </w:r>
      <w:r>
        <w:rPr>
          <w:rStyle w:val="VerbatimChar"/>
          <w:rFonts w:eastAsia="宋体" w:cs="Consolas" w:hint="eastAsia"/>
          <w:color w:val="333333"/>
          <w:sz w:val="21"/>
          <w:szCs w:val="21"/>
        </w:rPr>
        <w:t>、</w:t>
      </w:r>
      <w:del w:id="163" w:author="连小利" w:date="2026-10-24T18:19:00Z">
        <w:r>
          <w:rPr>
            <w:rStyle w:val="VerbatimChar"/>
            <w:rFonts w:eastAsia="宋体" w:cs="Consolas" w:hint="eastAsia"/>
            <w:color w:val="333333"/>
            <w:sz w:val="21"/>
            <w:szCs w:val="21"/>
          </w:rPr>
          <w:delText>计划</w:delText>
        </w:r>
      </w:del>
      <w:ins w:id="164" w:author="连小利" w:date="2026-10-24T18:19:00Z">
        <w:r>
          <w:rPr>
            <w:rStyle w:val="VerbatimChar"/>
            <w:rFonts w:eastAsia="宋体" w:cs="Consolas" w:hint="eastAsia"/>
            <w:color w:val="333333"/>
            <w:sz w:val="21"/>
            <w:szCs w:val="21"/>
          </w:rPr>
          <w:t>规划</w:t>
        </w:r>
      </w:ins>
      <w:r>
        <w:rPr>
          <w:rStyle w:val="VerbatimChar"/>
          <w:rFonts w:eastAsia="宋体" w:cs="Consolas"/>
          <w:color w:val="333333"/>
          <w:sz w:val="21"/>
          <w:szCs w:val="21"/>
        </w:rPr>
        <w:t xml:space="preserve"> </w:t>
      </w:r>
      <w:r>
        <w:rPr>
          <w:rStyle w:val="VerbatimChar"/>
          <w:rFonts w:eastAsia="宋体" w:cs="Consolas" w:hint="eastAsia"/>
          <w:color w:val="333333"/>
          <w:sz w:val="21"/>
          <w:szCs w:val="21"/>
        </w:rPr>
        <w:t>P</w:t>
      </w:r>
      <w:r>
        <w:rPr>
          <w:rStyle w:val="VerbatimChar"/>
          <w:rFonts w:eastAsia="宋体" w:cs="Consolas" w:hint="eastAsia"/>
          <w:color w:val="333333"/>
          <w:sz w:val="21"/>
          <w:szCs w:val="21"/>
        </w:rPr>
        <w:t>、清晰度评分标准；模型调用配置（</w:t>
      </w:r>
      <w:proofErr w:type="spellStart"/>
      <w:r>
        <w:rPr>
          <w:rStyle w:val="VerbatimChar"/>
          <w:rFonts w:eastAsia="宋体" w:cs="Consolas" w:hint="eastAsia"/>
          <w:color w:val="333333"/>
          <w:sz w:val="21"/>
          <w:szCs w:val="21"/>
        </w:rPr>
        <w:t>api_key</w:t>
      </w:r>
      <w:proofErr w:type="spellEnd"/>
      <w:r>
        <w:rPr>
          <w:rStyle w:val="VerbatimChar"/>
          <w:rFonts w:eastAsia="宋体" w:cs="Consolas" w:hint="eastAsia"/>
          <w:color w:val="333333"/>
          <w:sz w:val="21"/>
          <w:szCs w:val="21"/>
        </w:rPr>
        <w:t>、模型、服务地址、超时）</w:t>
      </w:r>
      <w:r>
        <w:rPr>
          <w:rFonts w:ascii="Consolas" w:eastAsia="宋体" w:hAnsi="Consolas" w:cs="Consolas"/>
          <w:color w:val="333333"/>
          <w:sz w:val="21"/>
          <w:szCs w:val="21"/>
        </w:rPr>
        <w:br/>
      </w:r>
      <w:r>
        <w:rPr>
          <w:rStyle w:val="VerbatimChar"/>
          <w:rFonts w:eastAsia="宋体" w:cs="Consolas" w:hint="eastAsia"/>
          <w:color w:val="333333"/>
          <w:sz w:val="21"/>
          <w:szCs w:val="21"/>
        </w:rPr>
        <w:t>输出：</w:t>
      </w:r>
      <w:del w:id="165" w:author="连小利" w:date="2026-10-24T18:19:00Z">
        <w:r>
          <w:rPr>
            <w:rStyle w:val="VerbatimChar"/>
            <w:rFonts w:eastAsia="宋体" w:cs="Consolas" w:hint="eastAsia"/>
            <w:color w:val="333333"/>
            <w:sz w:val="21"/>
            <w:szCs w:val="21"/>
          </w:rPr>
          <w:delText>计划</w:delText>
        </w:r>
      </w:del>
      <w:ins w:id="166" w:author="连小利" w:date="2026-10-24T18:19:00Z">
        <w:r>
          <w:rPr>
            <w:rStyle w:val="VerbatimChar"/>
            <w:rFonts w:eastAsia="宋体" w:cs="Consolas" w:hint="eastAsia"/>
            <w:color w:val="333333"/>
            <w:sz w:val="21"/>
            <w:szCs w:val="21"/>
          </w:rPr>
          <w:t>规划</w:t>
        </w:r>
      </w:ins>
      <w:r>
        <w:rPr>
          <w:rStyle w:val="VerbatimChar"/>
          <w:rFonts w:eastAsia="宋体" w:cs="Consolas" w:hint="eastAsia"/>
          <w:color w:val="333333"/>
          <w:sz w:val="21"/>
          <w:szCs w:val="21"/>
        </w:rPr>
        <w:t>清晰度评分</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s_c</w:t>
      </w:r>
      <w:proofErr w:type="spellEnd"/>
      <w:r>
        <w:rPr>
          <w:rStyle w:val="VerbatimChar"/>
          <w:rFonts w:eastAsia="宋体" w:cs="Consolas"/>
          <w:color w:val="333333"/>
          <w:sz w:val="21"/>
          <w:szCs w:val="21"/>
        </w:rPr>
        <w:t xml:space="preserve"> ∈ </w:t>
      </w:r>
      <w:r>
        <w:rPr>
          <w:rStyle w:val="VerbatimChar"/>
          <w:rFonts w:eastAsia="宋体" w:cs="Consolas" w:hint="eastAsia"/>
          <w:color w:val="333333"/>
          <w:sz w:val="21"/>
          <w:szCs w:val="21"/>
        </w:rPr>
        <w:t>[0,1]</w:t>
      </w:r>
      <w:r>
        <w:rPr>
          <w:rStyle w:val="VerbatimChar"/>
          <w:rFonts w:eastAsia="宋体" w:cs="Consolas" w:hint="eastAsia"/>
          <w:color w:val="333333"/>
          <w:sz w:val="21"/>
          <w:szCs w:val="21"/>
        </w:rPr>
        <w:t>、评分理由及</w:t>
      </w:r>
      <w:proofErr w:type="gramStart"/>
      <w:r>
        <w:rPr>
          <w:rStyle w:val="VerbatimChar"/>
          <w:rFonts w:eastAsia="宋体" w:cs="Consolas" w:hint="eastAsia"/>
          <w:color w:val="333333"/>
          <w:sz w:val="21"/>
          <w:szCs w:val="21"/>
        </w:rPr>
        <w:t>评分器</w:t>
      </w:r>
      <w:proofErr w:type="gramEnd"/>
      <w:r>
        <w:rPr>
          <w:rStyle w:val="VerbatimChar"/>
          <w:rFonts w:eastAsia="宋体" w:cs="Consolas" w:hint="eastAsia"/>
          <w:color w:val="333333"/>
          <w:sz w:val="21"/>
          <w:szCs w:val="21"/>
        </w:rPr>
        <w:t>标识</w:t>
      </w:r>
    </w:p>
    <w:p w14:paraId="062068E4" w14:textId="77777777" w:rsidR="00521EAF" w:rsidRDefault="005924B4">
      <w:pPr>
        <w:pStyle w:val="2"/>
      </w:pPr>
      <w:bookmarkStart w:id="167" w:name="s-i04-多次生成代码的测试通过率波动代码通过率方差"/>
      <w:bookmarkEnd w:id="158"/>
      <w:r>
        <w:t xml:space="preserve">3.13 S-I04 </w:t>
      </w:r>
      <w:r>
        <w:rPr>
          <w:rFonts w:hint="eastAsia"/>
        </w:rPr>
        <w:t>多次生成代码的测试通过率波动（代码通过率方差）</w:t>
      </w:r>
    </w:p>
    <w:p w14:paraId="345C92F2" w14:textId="77777777" w:rsidR="00521EAF" w:rsidRDefault="005924B4">
      <w:pPr>
        <w:pStyle w:val="FirstParagraph"/>
        <w:ind w:firstLine="560"/>
      </w:pPr>
      <w:r>
        <w:rPr>
          <w:rFonts w:hint="eastAsia"/>
        </w:rPr>
        <w:t>在固定任务和测试条件下计算：</w:t>
      </w:r>
    </w:p>
    <w:p w14:paraId="6EB87ABB" w14:textId="77777777" w:rsidR="00521EAF" w:rsidRDefault="005924B4">
      <w:pPr>
        <w:pStyle w:val="a0"/>
        <w:ind w:firstLine="560"/>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rate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4210E8E4" w14:textId="77777777" w:rsidR="00521EAF" w:rsidRDefault="005924B4">
      <w:pPr>
        <w:pStyle w:val="FirstParagraph"/>
        <w:ind w:firstLine="560"/>
      </w:pPr>
      <w:r>
        <w:rPr>
          <w:rFonts w:hint="eastAsia"/>
        </w:rPr>
        <w:t>通过率为</w:t>
      </w:r>
      <w:r>
        <w:t xml:space="preserve"> 0</w:t>
      </w:r>
      <w:r>
        <w:t>、</w:t>
      </w:r>
      <w:r>
        <w:t>0.5</w:t>
      </w:r>
      <w:r>
        <w:t>、</w:t>
      </w:r>
      <w:r>
        <w:t xml:space="preserve">1 </w:t>
      </w:r>
      <w:r>
        <w:rPr>
          <w:rFonts w:hint="eastAsia"/>
        </w:rPr>
        <w:t>时，结果为</w:t>
      </w:r>
      <w:r>
        <w:t xml:space="preserve"> </w:t>
      </w:r>
      <m:oMath>
        <m:r>
          <w:rPr>
            <w:rFonts w:ascii="Cambria Math" w:hAnsi="Cambria Math"/>
          </w:rPr>
          <m:t>1</m:t>
        </m:r>
        <m:r>
          <m:rPr>
            <m:sty m:val="p"/>
          </m:rPr>
          <w:rPr>
            <w:rFonts w:ascii="Cambria Math" w:hAnsi="Cambria Math"/>
          </w:rPr>
          <m:t>/</m:t>
        </m:r>
        <m:r>
          <w:rPr>
            <w:rFonts w:ascii="Cambria Math" w:hAnsi="Cambria Math"/>
          </w:rPr>
          <m:t>6</m:t>
        </m:r>
      </m:oMath>
      <w:r>
        <w:rPr>
          <w:rFonts w:hint="eastAsia"/>
        </w:rPr>
        <w:t>。本项目固定采用总体方差；规划端实验</w:t>
      </w:r>
      <w:proofErr w:type="gramStart"/>
      <w:r>
        <w:rPr>
          <w:rFonts w:hint="eastAsia"/>
        </w:rPr>
        <w:t>每任务</w:t>
      </w:r>
      <w:proofErr w:type="gramEnd"/>
      <w:r>
        <w:rPr>
          <w:rFonts w:hint="eastAsia"/>
        </w:rPr>
        <w:t>每设置生成五次，先计算任务内方差，再跨任务平均，原实验记录未明确方差分母约定。同一输入和总体方差约定下，</w:t>
      </w:r>
      <w:r>
        <w:rPr>
          <w:rFonts w:hint="eastAsia"/>
        </w:rPr>
        <w:t>P-I02</w:t>
      </w:r>
      <w:r>
        <w:t xml:space="preserve"> </w:t>
      </w:r>
      <w:r>
        <w:rPr>
          <w:rFonts w:hint="eastAsia"/>
        </w:rPr>
        <w:t>等于本指标的四倍。</w:t>
      </w:r>
    </w:p>
    <w:p w14:paraId="757C14B4" w14:textId="77777777" w:rsidR="00521EAF" w:rsidRDefault="005924B4">
      <w:pPr>
        <w:pStyle w:val="SourceCode"/>
      </w:pPr>
      <w:r>
        <w:rPr>
          <w:rStyle w:val="VerbatimChar"/>
          <w:rFonts w:eastAsia="宋体" w:cs="Consolas" w:hint="eastAsia"/>
          <w:color w:val="333333"/>
          <w:sz w:val="21"/>
          <w:szCs w:val="21"/>
        </w:rPr>
        <w:t>输入：同题</w:t>
      </w:r>
      <w:proofErr w:type="gramStart"/>
      <w:r>
        <w:rPr>
          <w:rStyle w:val="VerbatimChar"/>
          <w:rFonts w:eastAsia="宋体" w:cs="Consolas" w:hint="eastAsia"/>
          <w:color w:val="333333"/>
          <w:sz w:val="21"/>
          <w:szCs w:val="21"/>
        </w:rPr>
        <w:t>候选在</w:t>
      </w:r>
      <w:proofErr w:type="gramEnd"/>
      <w:r>
        <w:rPr>
          <w:rStyle w:val="VerbatimChar"/>
          <w:rFonts w:eastAsia="宋体" w:cs="Consolas" w:hint="eastAsia"/>
          <w:color w:val="333333"/>
          <w:sz w:val="21"/>
          <w:szCs w:val="21"/>
        </w:rPr>
        <w:t>同一测试集上的通过率列表</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R</w:t>
      </w:r>
      <w:r>
        <w:rPr>
          <w:rStyle w:val="VerbatimChar"/>
          <w:rFonts w:eastAsia="宋体" w:cs="Consolas" w:hint="eastAsia"/>
          <w:color w:val="333333"/>
          <w:sz w:val="21"/>
          <w:szCs w:val="21"/>
        </w:rPr>
        <w:t>（</w:t>
      </w:r>
      <w:r>
        <w:rPr>
          <w:rStyle w:val="VerbatimChar"/>
          <w:rFonts w:eastAsia="宋体" w:cs="Consolas" w:hint="eastAsia"/>
          <w:color w:val="333333"/>
          <w:sz w:val="21"/>
          <w:szCs w:val="21"/>
        </w:rPr>
        <w:t>K</w:t>
      </w:r>
      <w:r>
        <w:rPr>
          <w:rStyle w:val="VerbatimChar"/>
          <w:rFonts w:eastAsia="宋体" w:cs="Consolas" w:hint="eastAsia"/>
          <w:color w:val="333333"/>
          <w:sz w:val="21"/>
          <w:szCs w:val="21"/>
        </w:rPr>
        <w:t>≥</w:t>
      </w:r>
      <w:r>
        <w:rPr>
          <w:rStyle w:val="VerbatimChar"/>
          <w:rFonts w:eastAsia="宋体" w:cs="Consolas" w:hint="eastAsia"/>
          <w:color w:val="333333"/>
          <w:sz w:val="21"/>
          <w:szCs w:val="21"/>
        </w:rPr>
        <w:t>2</w:t>
      </w:r>
      <w:r>
        <w:rPr>
          <w:rStyle w:val="VerbatimChar"/>
          <w:rFonts w:eastAsia="宋体" w:cs="Consolas" w:hint="eastAsia"/>
          <w:color w:val="333333"/>
          <w:sz w:val="21"/>
          <w:szCs w:val="21"/>
        </w:rPr>
        <w:t>，各值属于</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[0,1]</w:t>
      </w:r>
      <w:r>
        <w:rPr>
          <w:rStyle w:val="VerbatimChar"/>
          <w:rFonts w:eastAsia="宋体" w:cs="Consolas" w:hint="eastAsia"/>
          <w:color w:val="333333"/>
          <w:sz w:val="21"/>
          <w:szCs w:val="21"/>
        </w:rPr>
        <w:t>）</w:t>
      </w:r>
      <w:r>
        <w:rPr>
          <w:rFonts w:ascii="Consolas" w:eastAsia="宋体" w:hAnsi="Consolas" w:cs="Consolas"/>
          <w:color w:val="333333"/>
          <w:sz w:val="21"/>
          <w:szCs w:val="21"/>
        </w:rPr>
        <w:br/>
      </w:r>
      <w:r>
        <w:rPr>
          <w:rStyle w:val="VerbatimChar"/>
          <w:rFonts w:eastAsia="宋体" w:cs="Consolas" w:hint="eastAsia"/>
          <w:color w:val="333333"/>
          <w:sz w:val="21"/>
          <w:szCs w:val="21"/>
        </w:rPr>
        <w:t>输出：代码通过率总体方差</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V_rate</w:t>
      </w:r>
      <w:proofErr w:type="spellEnd"/>
      <w:r>
        <w:rPr>
          <w:rStyle w:val="VerbatimChar"/>
          <w:rFonts w:eastAsia="宋体" w:cs="Consolas"/>
          <w:color w:val="333333"/>
          <w:sz w:val="21"/>
          <w:szCs w:val="21"/>
        </w:rPr>
        <w:t xml:space="preserve"> ∈ [0,0.25]</w:t>
      </w:r>
    </w:p>
    <w:p w14:paraId="179D1514" w14:textId="77777777" w:rsidR="00521EAF" w:rsidRDefault="005924B4">
      <w:pPr>
        <w:pStyle w:val="1"/>
      </w:pPr>
      <w:bookmarkStart w:id="168" w:name="规则库十二条风险条件与修复策略"/>
      <w:bookmarkEnd w:id="117"/>
      <w:bookmarkEnd w:id="167"/>
      <w:r>
        <w:t xml:space="preserve">4 </w:t>
      </w:r>
      <w:r>
        <w:rPr>
          <w:rFonts w:hint="eastAsia"/>
        </w:rPr>
        <w:t>规则库：十二条风险条件与修复策略</w:t>
      </w:r>
    </w:p>
    <w:p w14:paraId="3C8A8B40" w14:textId="77777777" w:rsidR="00521EAF" w:rsidRDefault="005924B4">
      <w:pPr>
        <w:pStyle w:val="2"/>
      </w:pPr>
      <w:bookmarkStart w:id="169" w:name="规则组织与共同约定"/>
      <w:r>
        <w:t xml:space="preserve">4.1 </w:t>
      </w:r>
      <w:r>
        <w:rPr>
          <w:rFonts w:hint="eastAsia"/>
        </w:rPr>
        <w:t>规则组织与共同约定</w:t>
      </w:r>
    </w:p>
    <w:p w14:paraId="3726F103" w14:textId="77777777" w:rsidR="00521EAF" w:rsidRDefault="005924B4">
      <w:pPr>
        <w:pStyle w:val="FirstParagraph"/>
        <w:ind w:firstLine="560"/>
      </w:pPr>
      <w:r>
        <w:t xml:space="preserve">P-R01—P-R06 </w:t>
      </w:r>
      <w:r>
        <w:rPr>
          <w:rFonts w:hint="eastAsia"/>
        </w:rPr>
        <w:t>用于需求风险检查，</w:t>
      </w:r>
      <w:r>
        <w:rPr>
          <w:rFonts w:hint="eastAsia"/>
        </w:rPr>
        <w:t>S-R01</w:t>
      </w:r>
      <w:r>
        <w:rPr>
          <w:rFonts w:hint="eastAsia"/>
        </w:rPr>
        <w:t>—</w:t>
      </w:r>
      <w:r>
        <w:rPr>
          <w:rFonts w:hint="eastAsia"/>
        </w:rPr>
        <w:t>S-R03</w:t>
      </w:r>
      <w:r>
        <w:t xml:space="preserve"> </w:t>
      </w:r>
      <w:r>
        <w:rPr>
          <w:rFonts w:hint="eastAsia"/>
        </w:rPr>
        <w:t>用于</w:t>
      </w:r>
      <w:del w:id="170" w:author="连小利" w:date="2026-10-24T18:19:00Z">
        <w:r>
          <w:rPr>
            <w:rFonts w:hint="eastAsia"/>
          </w:rPr>
          <w:delText>计划</w:delText>
        </w:r>
      </w:del>
      <w:ins w:id="171" w:author="连小利" w:date="2026-10-24T18:19:00Z">
        <w:r>
          <w:rPr>
            <w:rFonts w:hint="eastAsia"/>
          </w:rPr>
          <w:t>规划</w:t>
        </w:r>
      </w:ins>
      <w:r>
        <w:rPr>
          <w:rFonts w:hint="eastAsia"/>
        </w:rPr>
        <w:t>质量风险检查，</w:t>
      </w:r>
      <w:r>
        <w:rPr>
          <w:rFonts w:hint="eastAsia"/>
        </w:rPr>
        <w:t>S-R04</w:t>
      </w:r>
      <w:r>
        <w:rPr>
          <w:rFonts w:hint="eastAsia"/>
        </w:rPr>
        <w:t>—</w:t>
      </w:r>
      <w:r>
        <w:rPr>
          <w:rFonts w:hint="eastAsia"/>
        </w:rPr>
        <w:t>S-R06</w:t>
      </w:r>
      <w:r>
        <w:t xml:space="preserve"> </w:t>
      </w:r>
      <w:r>
        <w:rPr>
          <w:rFonts w:hint="eastAsia"/>
        </w:rPr>
        <w:t>用于控制修复过程。风险规则输出条件是否触发及相关理由；控制策略输出是否适用及下一动作。类别、语义缺口和回答核对结果由人工或外部检测器提供，条件函数</w:t>
      </w:r>
      <w:proofErr w:type="gramStart"/>
      <w:r>
        <w:rPr>
          <w:rFonts w:hint="eastAsia"/>
        </w:rPr>
        <w:t>不</w:t>
      </w:r>
      <w:proofErr w:type="gramEnd"/>
      <w:r>
        <w:rPr>
          <w:rFonts w:hint="eastAsia"/>
        </w:rPr>
        <w:t>自动完成这些识别。</w:t>
      </w:r>
    </w:p>
    <w:p w14:paraId="06864237" w14:textId="77777777" w:rsidR="00521EAF" w:rsidRDefault="005924B4">
      <w:pPr>
        <w:pStyle w:val="a0"/>
        <w:ind w:firstLine="560"/>
      </w:pPr>
      <w:r>
        <w:rPr>
          <w:rFonts w:hint="eastAsia"/>
        </w:rPr>
        <w:t>设</w:t>
      </w:r>
      <w:r>
        <w:t xml:space="preserve"> </w:t>
      </w:r>
      <m:oMath>
        <m:sSub>
          <m:sSubPr>
            <m:ctrlPr>
              <w:rPr>
                <w:rFonts w:ascii="Cambria Math" w:hAnsi="Cambria Math"/>
              </w:rPr>
            </m:ctrlPr>
          </m:sSubPr>
          <m:e>
            <m:r>
              <w:rPr>
                <w:rFonts w:ascii="Cambria Math" w:hAnsi="Cambria Math"/>
              </w:rPr>
              <m:t>U</m:t>
            </m:r>
          </m:e>
          <m:sub>
            <m:r>
              <w:rPr>
                <w:rFonts w:ascii="Cambria Math" w:hAnsi="Cambria Math"/>
              </w:rPr>
              <m:t>prev</m:t>
            </m:r>
          </m:sub>
        </m:sSub>
      </m:oMath>
      <w:r>
        <w:t xml:space="preserve"> </w:t>
      </w:r>
      <w:r>
        <w:rPr>
          <w:rFonts w:hint="eastAsia"/>
        </w:rPr>
        <w:t>为前一批次可用的</w:t>
      </w:r>
      <w:r>
        <w:t xml:space="preserve"> </w:t>
      </w:r>
      <w:r>
        <w:rPr>
          <w:rFonts w:hint="eastAsia"/>
        </w:rPr>
        <w:t>UQ</w:t>
      </w:r>
      <w:r>
        <w:rPr>
          <w:rFonts w:hint="eastAsia"/>
        </w:rPr>
        <w:t>，</w:t>
      </w:r>
      <m:oMath>
        <m:r>
          <w:rPr>
            <w:rFonts w:ascii="Cambria Math" w:hAnsi="Cambria Math"/>
          </w:rPr>
          <m:t>U</m:t>
        </m:r>
      </m:oMath>
      <w:r>
        <w:t xml:space="preserve"> </w:t>
      </w:r>
      <w:r>
        <w:rPr>
          <w:rFonts w:hint="eastAsia"/>
        </w:rPr>
        <w:t>为当前可用的</w:t>
      </w:r>
      <w:r>
        <w:t xml:space="preserve"> </w:t>
      </w:r>
      <w:r>
        <w:rPr>
          <w:rFonts w:hint="eastAsia"/>
        </w:rPr>
        <w:t>UQ</w:t>
      </w:r>
      <w:r>
        <w:rPr>
          <w:rFonts w:hint="eastAsia"/>
        </w:rPr>
        <w:t>，</w:t>
      </w:r>
      <m:oMath>
        <m:sSub>
          <m:sSubPr>
            <m:ctrlPr>
              <w:rPr>
                <w:rFonts w:ascii="Cambria Math" w:hAnsi="Cambria Math"/>
              </w:rPr>
            </m:ctrlPr>
          </m:sSubPr>
          <m:e>
            <m:r>
              <w:rPr>
                <w:rFonts w:ascii="Cambria Math" w:hAnsi="Cambria Math"/>
              </w:rPr>
              <m:t>τ</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L</m:t>
            </m:r>
          </m:sub>
        </m:sSub>
      </m:oMath>
      <w:r>
        <w:t xml:space="preserve"> </w:t>
      </w:r>
      <w:r>
        <w:rPr>
          <w:rFonts w:hint="eastAsia"/>
        </w:rPr>
        <w:t>为高、低分界；</w:t>
      </w:r>
      <m:oMath>
        <m:sSub>
          <m:sSubPr>
            <m:ctrlPr>
              <w:rPr>
                <w:rFonts w:ascii="Cambria Math" w:hAnsi="Cambria Math"/>
              </w:rPr>
            </m:ctrlPr>
          </m:sSubPr>
          <m:e>
            <m:r>
              <w:rPr>
                <w:rFonts w:ascii="Cambria Math" w:hAnsi="Cambria Math"/>
              </w:rPr>
              <m:t>θ</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w:t>
      </w:r>
      <w:r>
        <w:rPr>
          <w:rFonts w:hint="eastAsia"/>
        </w:rPr>
        <w:t>为</w:t>
      </w:r>
      <w:del w:id="172" w:author="连小利" w:date="2026-10-24T18:19:00Z">
        <w:r>
          <w:rPr>
            <w:rFonts w:hint="eastAsia"/>
          </w:rPr>
          <w:delText>计划</w:delText>
        </w:r>
      </w:del>
      <w:ins w:id="173" w:author="连小利" w:date="2026-10-24T18:19:00Z">
        <w:r>
          <w:rPr>
            <w:rFonts w:hint="eastAsia"/>
          </w:rPr>
          <w:t>规划</w:t>
        </w:r>
      </w:ins>
      <w:r>
        <w:rPr>
          <w:rFonts w:hint="eastAsia"/>
        </w:rPr>
        <w:t>评分阈值。阈值应在开发数据上确定，并在评估前冻</w:t>
      </w:r>
      <w:r>
        <w:rPr>
          <w:rFonts w:hint="eastAsia"/>
        </w:rPr>
        <w:lastRenderedPageBreak/>
        <w:t>结。现有分组结果与评分相关性支持研究这些条件，但不等于已经验证某个固定阈值的风险分类效果。需求端的生成前分类器是从离线</w:t>
      </w:r>
      <w:r>
        <w:t xml:space="preserve"> UQ </w:t>
      </w:r>
      <w:r>
        <w:rPr>
          <w:rFonts w:hint="eastAsia"/>
        </w:rPr>
        <w:t>学习的独立预测方法，也不能与直接读取</w:t>
      </w:r>
      <w:r>
        <w:t xml:space="preserve"> UQ </w:t>
      </w:r>
      <w:r>
        <w:rPr>
          <w:rFonts w:hint="eastAsia"/>
        </w:rPr>
        <w:t>的规则混用。</w:t>
      </w:r>
    </w:p>
    <w:p w14:paraId="39205C06" w14:textId="77777777" w:rsidR="00521EAF" w:rsidRDefault="005924B4">
      <w:pPr>
        <w:pStyle w:val="2"/>
      </w:pPr>
      <w:bookmarkStart w:id="174" w:name="p-r01-综合分数较高时的后续失败风险"/>
      <w:bookmarkEnd w:id="169"/>
      <w:r>
        <w:t xml:space="preserve">4.2 P-R01 </w:t>
      </w:r>
      <w:r>
        <w:rPr>
          <w:rFonts w:hint="eastAsia"/>
        </w:rPr>
        <w:t>综合分数较高时的后续失败风险</w:t>
      </w:r>
      <w:ins w:id="175" w:author="连小利" w:date="2026-10-24T18:31:00Z">
        <w:r>
          <w:rPr>
            <w:rFonts w:hint="eastAsia"/>
          </w:rPr>
          <w:t>控制</w:t>
        </w:r>
      </w:ins>
    </w:p>
    <w:p w14:paraId="0F603422" w14:textId="77777777" w:rsidR="00521EAF" w:rsidRDefault="005924B4">
      <w:pPr>
        <w:pStyle w:val="FirstParagraph"/>
        <w:ind w:firstLine="560"/>
      </w:pPr>
      <w:r>
        <w:rPr>
          <w:rFonts w:hint="eastAsia"/>
        </w:rPr>
        <w:t>当</w:t>
      </w:r>
      <w:r>
        <w:t xml:space="preserve"> </w:t>
      </w:r>
      <m:oMath>
        <m:sSub>
          <m:sSubPr>
            <m:ctrlPr>
              <w:rPr>
                <w:rFonts w:ascii="Cambria Math" w:hAnsi="Cambria Math"/>
              </w:rPr>
            </m:ctrlPr>
          </m:sSubPr>
          <m:e>
            <m:r>
              <w:rPr>
                <w:rFonts w:ascii="Cambria Math" w:hAnsi="Cambria Math"/>
              </w:rPr>
              <m:t>U</m:t>
            </m:r>
          </m:e>
          <m:sub>
            <m:r>
              <w:rPr>
                <w:rFonts w:ascii="Cambria Math" w:hAnsi="Cambria Math"/>
              </w:rPr>
              <m:t>prev</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H</m:t>
            </m:r>
          </m:sub>
        </m:sSub>
      </m:oMath>
      <w:r>
        <w:t xml:space="preserve"> </w:t>
      </w:r>
      <w:r>
        <w:rPr>
          <w:rFonts w:hint="eastAsia"/>
        </w:rPr>
        <w:t>时，对后续生成发出复核或优先澄清提示。用于首次生成</w:t>
      </w:r>
      <w:proofErr w:type="gramStart"/>
      <w:r>
        <w:rPr>
          <w:rFonts w:hint="eastAsia"/>
        </w:rPr>
        <w:t>前决策</w:t>
      </w:r>
      <w:proofErr w:type="gramEnd"/>
      <w:r>
        <w:rPr>
          <w:rFonts w:hint="eastAsia"/>
        </w:rPr>
        <w:t>的</w:t>
      </w:r>
      <w:r>
        <w:t xml:space="preserve"> UQ </w:t>
      </w:r>
      <w:r>
        <w:rPr>
          <w:rFonts w:hint="eastAsia"/>
        </w:rPr>
        <w:t>必须来</w:t>
      </w:r>
      <w:proofErr w:type="gramStart"/>
      <w:r>
        <w:rPr>
          <w:rFonts w:hint="eastAsia"/>
        </w:rPr>
        <w:t>自已</w:t>
      </w:r>
      <w:proofErr w:type="gramEnd"/>
      <w:r>
        <w:rPr>
          <w:rFonts w:hint="eastAsia"/>
        </w:rPr>
        <w:t>有批次，不能使用尚未生成的代码结果。需求</w:t>
      </w:r>
      <w:proofErr w:type="gramStart"/>
      <w:r>
        <w:rPr>
          <w:rFonts w:hint="eastAsia"/>
        </w:rPr>
        <w:t>端研究</w:t>
      </w:r>
      <w:proofErr w:type="gramEnd"/>
      <w:r>
        <w:rPr>
          <w:rFonts w:hint="eastAsia"/>
        </w:rPr>
        <w:t>按</w:t>
      </w:r>
      <w:r>
        <w:t xml:space="preserve"> UQ </w:t>
      </w:r>
      <w:r>
        <w:rPr>
          <w:rFonts w:hint="eastAsia"/>
        </w:rPr>
        <w:t>分组分析澄清收益，为资源选择提供依据，但没有证明本条在任意任</w:t>
      </w:r>
      <w:r>
        <w:rPr>
          <w:rFonts w:hint="eastAsia"/>
        </w:rPr>
        <w:t>务上的失败概率。</w:t>
      </w:r>
    </w:p>
    <w:p w14:paraId="37781D2D" w14:textId="77777777" w:rsidR="00521EAF" w:rsidRDefault="005924B4">
      <w:pPr>
        <w:pStyle w:val="SourceCode"/>
      </w:pPr>
      <w:r>
        <w:rPr>
          <w:rStyle w:val="VerbatimChar"/>
          <w:rFonts w:eastAsia="宋体" w:cs="Consolas" w:hint="eastAsia"/>
          <w:color w:val="333333"/>
          <w:sz w:val="21"/>
          <w:szCs w:val="21"/>
        </w:rPr>
        <w:t>输入：历史批次综合分数</w:t>
      </w:r>
      <w:r>
        <w:rPr>
          <w:rStyle w:val="VerbatimChar"/>
          <w:rFonts w:eastAsia="宋体" w:cs="Consolas"/>
          <w:color w:val="333333"/>
          <w:sz w:val="21"/>
          <w:szCs w:val="21"/>
        </w:rPr>
        <w:t xml:space="preserve"> </w:t>
      </w:r>
      <w:proofErr w:type="spellStart"/>
      <w:r>
        <w:rPr>
          <w:rStyle w:val="VerbatimChar"/>
          <w:rFonts w:eastAsia="宋体" w:cs="Consolas" w:hint="eastAsia"/>
          <w:color w:val="333333"/>
          <w:sz w:val="21"/>
          <w:szCs w:val="21"/>
        </w:rPr>
        <w:t>U_prev</w:t>
      </w:r>
      <w:proofErr w:type="spellEnd"/>
      <w:r>
        <w:rPr>
          <w:rStyle w:val="VerbatimChar"/>
          <w:rFonts w:eastAsia="宋体" w:cs="Consolas" w:hint="eastAsia"/>
          <w:color w:val="333333"/>
          <w:sz w:val="21"/>
          <w:szCs w:val="21"/>
        </w:rPr>
        <w:t>、高分阈值</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τ_H</w:t>
      </w:r>
      <w:proofErr w:type="spellEnd"/>
      <w:r>
        <w:rPr>
          <w:rFonts w:ascii="Consolas" w:eastAsia="宋体" w:hAnsi="Consolas" w:cs="Consolas"/>
          <w:color w:val="333333"/>
          <w:sz w:val="21"/>
          <w:szCs w:val="21"/>
        </w:rPr>
        <w:br/>
      </w:r>
      <w:r>
        <w:rPr>
          <w:rStyle w:val="VerbatimChar"/>
          <w:rFonts w:eastAsia="宋体" w:cs="Consolas" w:hint="eastAsia"/>
          <w:color w:val="333333"/>
          <w:sz w:val="21"/>
          <w:szCs w:val="21"/>
        </w:rPr>
        <w:t>输出：是否触发</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triggered</w:t>
      </w:r>
      <w:r>
        <w:rPr>
          <w:rStyle w:val="VerbatimChar"/>
          <w:rFonts w:eastAsia="宋体" w:cs="Consolas" w:hint="eastAsia"/>
          <w:color w:val="333333"/>
          <w:sz w:val="21"/>
          <w:szCs w:val="21"/>
        </w:rPr>
        <w:t>、对后续生成的需求复核提示</w:t>
      </w:r>
    </w:p>
    <w:p w14:paraId="46E6A462" w14:textId="77777777" w:rsidR="00521EAF" w:rsidRDefault="005924B4">
      <w:pPr>
        <w:pStyle w:val="2"/>
      </w:pPr>
      <w:bookmarkStart w:id="176" w:name="p-r02-模糊表述的正确性下降风险"/>
      <w:bookmarkEnd w:id="174"/>
      <w:r>
        <w:t xml:space="preserve">4.3 P-R02 </w:t>
      </w:r>
      <w:r>
        <w:rPr>
          <w:rFonts w:hint="eastAsia"/>
        </w:rPr>
        <w:t>模糊表述的正确性下降风险</w:t>
      </w:r>
      <w:ins w:id="177" w:author="连小利" w:date="2026-10-24T18:32:00Z">
        <w:r>
          <w:rPr>
            <w:rFonts w:hint="eastAsia"/>
          </w:rPr>
          <w:t>控制</w:t>
        </w:r>
      </w:ins>
    </w:p>
    <w:p w14:paraId="1AD1BF54" w14:textId="77777777" w:rsidR="00521EAF" w:rsidRDefault="005924B4">
      <w:pPr>
        <w:pStyle w:val="FirstParagraph"/>
        <w:ind w:firstLine="560"/>
      </w:pPr>
      <w:r>
        <w:rPr>
          <w:rFonts w:hint="eastAsia"/>
        </w:rPr>
        <w:t>当已识别的需求类别为“模糊表述”时，提示检查范围、程度词或选择准则。例如，“返回较大的元素”没有给出比较基准。该规则把来源分类转为检查动作；现有实验尚未单独验证这一类别规则的固定正确率降幅。</w:t>
      </w:r>
    </w:p>
    <w:p w14:paraId="65F84339" w14:textId="77777777" w:rsidR="00521EAF" w:rsidRDefault="005924B4">
      <w:pPr>
        <w:pStyle w:val="SourceCode"/>
      </w:pPr>
      <w:r>
        <w:rPr>
          <w:rStyle w:val="VerbatimChar"/>
          <w:rFonts w:eastAsia="宋体" w:cs="Consolas" w:hint="eastAsia"/>
          <w:color w:val="333333"/>
          <w:sz w:val="21"/>
          <w:szCs w:val="21"/>
        </w:rPr>
        <w:t>输入：有依据的需求类别标签及其说明</w:t>
      </w:r>
      <w:r>
        <w:rPr>
          <w:rFonts w:ascii="Consolas" w:eastAsia="宋体" w:hAnsi="Consolas" w:cs="Consolas"/>
          <w:color w:val="333333"/>
          <w:sz w:val="21"/>
          <w:szCs w:val="21"/>
        </w:rPr>
        <w:br/>
      </w:r>
      <w:r>
        <w:rPr>
          <w:rStyle w:val="VerbatimChar"/>
          <w:rFonts w:eastAsia="宋体" w:cs="Consolas" w:hint="eastAsia"/>
          <w:color w:val="333333"/>
          <w:sz w:val="21"/>
          <w:szCs w:val="21"/>
        </w:rPr>
        <w:t>输出：是否属于模糊表述并触发</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triggered</w:t>
      </w:r>
      <w:r>
        <w:rPr>
          <w:rStyle w:val="VerbatimChar"/>
          <w:rFonts w:eastAsia="宋体" w:cs="Consolas" w:hint="eastAsia"/>
          <w:color w:val="333333"/>
          <w:sz w:val="21"/>
          <w:szCs w:val="21"/>
        </w:rPr>
        <w:t>、需澄清的范围或判定条件提示</w:t>
      </w:r>
    </w:p>
    <w:p w14:paraId="2121A7FB" w14:textId="77777777" w:rsidR="00521EAF" w:rsidRDefault="005924B4">
      <w:pPr>
        <w:pStyle w:val="2"/>
      </w:pPr>
      <w:bookmarkStart w:id="178" w:name="p-r03-词汇歧义的正确性下降风险"/>
      <w:bookmarkEnd w:id="176"/>
      <w:r>
        <w:t xml:space="preserve">4.4 P-R03 </w:t>
      </w:r>
      <w:r>
        <w:rPr>
          <w:rFonts w:hint="eastAsia"/>
        </w:rPr>
        <w:t>词汇歧义的正确性下降风险</w:t>
      </w:r>
      <w:ins w:id="179" w:author="连小利" w:date="2026-10-24T18:32:00Z">
        <w:r>
          <w:rPr>
            <w:rFonts w:hint="eastAsia"/>
          </w:rPr>
          <w:t>控制</w:t>
        </w:r>
      </w:ins>
    </w:p>
    <w:p w14:paraId="5C7FBC48" w14:textId="77777777" w:rsidR="00521EAF" w:rsidRDefault="005924B4">
      <w:pPr>
        <w:pStyle w:val="FirstParagraph"/>
        <w:ind w:firstLine="560"/>
      </w:pPr>
      <w:r>
        <w:rPr>
          <w:rFonts w:hint="eastAsia"/>
        </w:rPr>
        <w:t>当需求类别为“词汇歧义”时，提示核对多义词和领域术语。例如，“唯一元素”可能指去重后的元素，也可能指仅出现一次的元素。类别识别应依据上下文和实际候选解释，不能只靠命中某个词。</w:t>
      </w:r>
    </w:p>
    <w:p w14:paraId="153A5B6F" w14:textId="77777777" w:rsidR="00521EAF" w:rsidRDefault="005924B4">
      <w:pPr>
        <w:pStyle w:val="SourceCode"/>
      </w:pPr>
      <w:r>
        <w:rPr>
          <w:rStyle w:val="VerbatimChar"/>
          <w:rFonts w:eastAsia="宋体" w:cs="Consolas" w:hint="eastAsia"/>
          <w:color w:val="333333"/>
          <w:sz w:val="21"/>
          <w:szCs w:val="21"/>
        </w:rPr>
        <w:t>输入：有依据的需求类别标签及其说明</w:t>
      </w:r>
      <w:r>
        <w:rPr>
          <w:rFonts w:ascii="Consolas" w:eastAsia="宋体" w:hAnsi="Consolas" w:cs="Consolas"/>
          <w:color w:val="333333"/>
          <w:sz w:val="21"/>
          <w:szCs w:val="21"/>
        </w:rPr>
        <w:br/>
      </w:r>
      <w:r>
        <w:rPr>
          <w:rStyle w:val="VerbatimChar"/>
          <w:rFonts w:eastAsia="宋体" w:cs="Consolas" w:hint="eastAsia"/>
          <w:color w:val="333333"/>
          <w:sz w:val="21"/>
          <w:szCs w:val="21"/>
        </w:rPr>
        <w:t>输出：是否属于词汇歧义并触发</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triggered</w:t>
      </w:r>
      <w:r>
        <w:rPr>
          <w:rStyle w:val="VerbatimChar"/>
          <w:rFonts w:eastAsia="宋体" w:cs="Consolas" w:hint="eastAsia"/>
          <w:color w:val="333333"/>
          <w:sz w:val="21"/>
          <w:szCs w:val="21"/>
        </w:rPr>
        <w:t>、术语含义复核提示</w:t>
      </w:r>
    </w:p>
    <w:p w14:paraId="3C74DA1B" w14:textId="77777777" w:rsidR="00521EAF" w:rsidRDefault="005924B4">
      <w:pPr>
        <w:pStyle w:val="2"/>
      </w:pPr>
      <w:bookmarkStart w:id="180" w:name="p-r04-综合分数低时仍可能遗漏关键需求"/>
      <w:bookmarkEnd w:id="178"/>
      <w:r>
        <w:lastRenderedPageBreak/>
        <w:t xml:space="preserve">4.5 P-R04 </w:t>
      </w:r>
      <w:r>
        <w:rPr>
          <w:rFonts w:hint="eastAsia"/>
        </w:rPr>
        <w:t>综合分数低时仍可能遗漏关键需求</w:t>
      </w:r>
    </w:p>
    <w:p w14:paraId="0B380EA5" w14:textId="77777777" w:rsidR="00521EAF" w:rsidRDefault="005924B4">
      <w:pPr>
        <w:pStyle w:val="FirstParagraph"/>
        <w:ind w:firstLine="560"/>
      </w:pPr>
      <w:r>
        <w:rPr>
          <w:rFonts w:hint="eastAsia"/>
        </w:rPr>
        <w:t>当</w:t>
      </w:r>
      <w:r>
        <w:t xml:space="preserve">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L</m:t>
            </m:r>
          </m:sub>
        </m:sSub>
      </m:oMath>
      <w:r>
        <w:t xml:space="preserve"> </w:t>
      </w:r>
      <w:r>
        <w:rPr>
          <w:rFonts w:hint="eastAsia"/>
        </w:rPr>
        <w:t>且独立检查发现语义缺口时，仍提示复核需求。低波动只能说明候选较</w:t>
      </w:r>
      <w:r>
        <w:rPr>
          <w:rFonts w:hint="eastAsia"/>
        </w:rPr>
        <w:t>稳定，不能证明条件充分；语义缺口必须另有依据。该规则是对仅凭波动作判断的补充检查。</w:t>
      </w:r>
    </w:p>
    <w:p w14:paraId="5FE9C490" w14:textId="77777777" w:rsidR="00521EAF" w:rsidRDefault="005924B4">
      <w:pPr>
        <w:pStyle w:val="SourceCode"/>
      </w:pPr>
      <w:r>
        <w:rPr>
          <w:rStyle w:val="VerbatimChar"/>
          <w:rFonts w:eastAsia="宋体" w:cs="Consolas" w:hint="eastAsia"/>
          <w:color w:val="333333"/>
          <w:sz w:val="21"/>
          <w:szCs w:val="21"/>
        </w:rPr>
        <w:t>输入：综合分数</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U</w:t>
      </w:r>
      <w:r>
        <w:rPr>
          <w:rStyle w:val="VerbatimChar"/>
          <w:rFonts w:eastAsia="宋体" w:cs="Consolas" w:hint="eastAsia"/>
          <w:color w:val="333333"/>
          <w:sz w:val="21"/>
          <w:szCs w:val="21"/>
        </w:rPr>
        <w:t>、低分阈值</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τ</w:t>
      </w:r>
      <w:r>
        <w:rPr>
          <w:rStyle w:val="VerbatimChar"/>
          <w:rFonts w:eastAsia="宋体" w:cs="Consolas" w:hint="eastAsia"/>
          <w:color w:val="333333"/>
          <w:sz w:val="21"/>
          <w:szCs w:val="21"/>
        </w:rPr>
        <w:t>_L</w:t>
      </w:r>
      <w:r>
        <w:rPr>
          <w:rStyle w:val="VerbatimChar"/>
          <w:rFonts w:eastAsia="宋体" w:cs="Consolas" w:hint="eastAsia"/>
          <w:color w:val="333333"/>
          <w:sz w:val="21"/>
          <w:szCs w:val="21"/>
        </w:rPr>
        <w:t>、独立取得的语义缺口标记</w:t>
      </w:r>
      <w:r>
        <w:rPr>
          <w:rFonts w:ascii="Consolas" w:eastAsia="宋体" w:hAnsi="Consolas" w:cs="Consolas"/>
          <w:color w:val="333333"/>
          <w:sz w:val="21"/>
          <w:szCs w:val="21"/>
        </w:rPr>
        <w:br/>
      </w:r>
      <w:r>
        <w:rPr>
          <w:rStyle w:val="VerbatimChar"/>
          <w:rFonts w:eastAsia="宋体" w:cs="Consolas" w:hint="eastAsia"/>
          <w:color w:val="333333"/>
          <w:sz w:val="21"/>
          <w:szCs w:val="21"/>
        </w:rPr>
        <w:t>输出：是否触发</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triggered</w:t>
      </w:r>
      <w:r>
        <w:rPr>
          <w:rStyle w:val="VerbatimChar"/>
          <w:rFonts w:eastAsia="宋体" w:cs="Consolas" w:hint="eastAsia"/>
          <w:color w:val="333333"/>
          <w:sz w:val="21"/>
          <w:szCs w:val="21"/>
        </w:rPr>
        <w:t>、低波动条件下的需求补充提示</w:t>
      </w:r>
    </w:p>
    <w:p w14:paraId="0BDC673B" w14:textId="77777777" w:rsidR="00521EAF" w:rsidRDefault="005924B4">
      <w:pPr>
        <w:pStyle w:val="2"/>
      </w:pPr>
      <w:bookmarkStart w:id="181" w:name="p-r05-无依据澄清约束的退化风险"/>
      <w:bookmarkEnd w:id="180"/>
      <w:r>
        <w:t xml:space="preserve">4.6 P-R05 </w:t>
      </w:r>
      <w:r>
        <w:rPr>
          <w:rFonts w:hint="eastAsia"/>
        </w:rPr>
        <w:t>无依据澄清约束的退化风险</w:t>
      </w:r>
      <w:ins w:id="182" w:author="连小利" w:date="2026-10-24T18:33:00Z">
        <w:r>
          <w:rPr>
            <w:rFonts w:hint="eastAsia"/>
          </w:rPr>
          <w:t>控制</w:t>
        </w:r>
      </w:ins>
    </w:p>
    <w:p w14:paraId="691EFF25" w14:textId="77777777" w:rsidR="00521EAF" w:rsidRDefault="005924B4">
      <w:pPr>
        <w:pStyle w:val="FirstParagraph"/>
        <w:ind w:firstLine="560"/>
      </w:pPr>
      <w:r>
        <w:rPr>
          <w:rFonts w:hint="eastAsia"/>
        </w:rPr>
        <w:t>对澄清回答检查五项条件：前提有据、回答自足、内容得到来源支持、与历史一致、关键条件保留。任一项未通过时，提示先</w:t>
      </w:r>
      <w:proofErr w:type="gramStart"/>
      <w:r>
        <w:rPr>
          <w:rFonts w:hint="eastAsia"/>
        </w:rPr>
        <w:t>复核再</w:t>
      </w:r>
      <w:proofErr w:type="gramEnd"/>
      <w:r>
        <w:rPr>
          <w:rFonts w:hint="eastAsia"/>
        </w:rPr>
        <w:t>整合。例如，</w:t>
      </w:r>
      <w:proofErr w:type="gramStart"/>
      <w:r>
        <w:rPr>
          <w:rFonts w:hint="eastAsia"/>
        </w:rPr>
        <w:t>原需求</w:t>
      </w:r>
      <w:proofErr w:type="gramEnd"/>
      <w:r>
        <w:rPr>
          <w:rFonts w:hint="eastAsia"/>
        </w:rPr>
        <w:t>允许零值，回答却无依据地增加“只允许正数”，不应直接进入后续</w:t>
      </w:r>
      <w:del w:id="183" w:author="连小利" w:date="2026-10-24T18:19:00Z">
        <w:r>
          <w:rPr>
            <w:rFonts w:hint="eastAsia"/>
          </w:rPr>
          <w:delText>计划</w:delText>
        </w:r>
      </w:del>
      <w:ins w:id="184" w:author="连小利" w:date="2026-10-24T18:19:00Z">
        <w:r>
          <w:rPr>
            <w:rFonts w:hint="eastAsia"/>
          </w:rPr>
          <w:t>规划</w:t>
        </w:r>
      </w:ins>
      <w:r>
        <w:rPr>
          <w:rFonts w:hint="eastAsia"/>
        </w:rPr>
        <w:t>。该规则落实需求</w:t>
      </w:r>
      <w:proofErr w:type="gramStart"/>
      <w:r>
        <w:rPr>
          <w:rFonts w:hint="eastAsia"/>
        </w:rPr>
        <w:t>端研究</w:t>
      </w:r>
      <w:proofErr w:type="gramEnd"/>
      <w:r>
        <w:rPr>
          <w:rFonts w:hint="eastAsia"/>
        </w:rPr>
        <w:t>保留原始需求并追加有根据澄清的原则；五项条件是本项目的组织方式，目前尚无逐项独立收益测定。</w:t>
      </w:r>
    </w:p>
    <w:p w14:paraId="09FC952D" w14:textId="77777777" w:rsidR="00521EAF" w:rsidRDefault="005924B4">
      <w:pPr>
        <w:pStyle w:val="SourceCode"/>
      </w:pPr>
      <w:r>
        <w:rPr>
          <w:rStyle w:val="VerbatimChar"/>
          <w:rFonts w:eastAsia="宋体" w:cs="Consolas" w:hint="eastAsia"/>
          <w:color w:val="333333"/>
          <w:sz w:val="21"/>
          <w:szCs w:val="21"/>
        </w:rPr>
        <w:t>输入：前提有据、回答自足、来源支持、历史一致、关键条件保留五项核对结果</w:t>
      </w:r>
      <w:r>
        <w:rPr>
          <w:rFonts w:ascii="Consolas" w:eastAsia="宋体" w:hAnsi="Consolas" w:cs="Consolas"/>
          <w:color w:val="333333"/>
          <w:sz w:val="21"/>
          <w:szCs w:val="21"/>
        </w:rPr>
        <w:br/>
      </w:r>
      <w:r>
        <w:rPr>
          <w:rStyle w:val="VerbatimChar"/>
          <w:rFonts w:eastAsia="宋体" w:cs="Consolas" w:hint="eastAsia"/>
          <w:color w:val="333333"/>
          <w:sz w:val="21"/>
          <w:szCs w:val="21"/>
        </w:rPr>
        <w:t>输出：是否触发</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triggered</w:t>
      </w:r>
      <w:r>
        <w:rPr>
          <w:rStyle w:val="VerbatimChar"/>
          <w:rFonts w:eastAsia="宋体" w:cs="Consolas" w:hint="eastAsia"/>
          <w:color w:val="333333"/>
          <w:sz w:val="21"/>
          <w:szCs w:val="21"/>
        </w:rPr>
        <w:t>、未通过的核对项及澄清复核提示</w:t>
      </w:r>
    </w:p>
    <w:p w14:paraId="7137B005" w14:textId="77777777" w:rsidR="00521EAF" w:rsidRDefault="005924B4">
      <w:pPr>
        <w:pStyle w:val="2"/>
      </w:pPr>
      <w:bookmarkStart w:id="185" w:name="p-r06-结果看似稳定却持续误解需求的风险"/>
      <w:bookmarkEnd w:id="181"/>
      <w:r>
        <w:t xml:space="preserve">4.7 P-R06 </w:t>
      </w:r>
      <w:r>
        <w:rPr>
          <w:rFonts w:hint="eastAsia"/>
        </w:rPr>
        <w:t>结果看似稳定却持续误解需求的风险</w:t>
      </w:r>
      <w:ins w:id="186" w:author="连小利" w:date="2026-10-24T18:33:00Z">
        <w:r>
          <w:rPr>
            <w:rFonts w:hint="eastAsia"/>
          </w:rPr>
          <w:t>控制</w:t>
        </w:r>
      </w:ins>
    </w:p>
    <w:p w14:paraId="13ACA9C4" w14:textId="77777777" w:rsidR="00521EAF" w:rsidRDefault="005924B4">
      <w:pPr>
        <w:pStyle w:val="FirstParagraph"/>
        <w:ind w:firstLine="560"/>
      </w:pPr>
      <w:r>
        <w:rPr>
          <w:rFonts w:hint="eastAsia"/>
        </w:rPr>
        <w:t>当</w:t>
      </w:r>
      <w:r>
        <w:t xml:space="preserve">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L</m:t>
            </m:r>
          </m:sub>
        </m:sSub>
      </m:oMath>
      <w:r>
        <w:rPr>
          <w:rFonts w:hint="eastAsia"/>
        </w:rPr>
        <w:t>，且有独立证据表明决定性约束缺失时，提示检查稳定的默认解释是否偏离任务。与</w:t>
      </w:r>
      <w:r>
        <w:t xml:space="preserve"> P-R04 </w:t>
      </w:r>
      <w:r>
        <w:rPr>
          <w:rFonts w:hint="eastAsia"/>
        </w:rPr>
        <w:t>相比，本条聚焦会改变目标行为的决定性条件。两条可同时触发，但条件函数本身不证明“持续误解”已经发生，仍须结合需求依据与实现行为确认。</w:t>
      </w:r>
    </w:p>
    <w:p w14:paraId="72FC3301" w14:textId="77777777" w:rsidR="00521EAF" w:rsidRDefault="005924B4">
      <w:pPr>
        <w:pStyle w:val="SourceCode"/>
      </w:pPr>
      <w:r>
        <w:rPr>
          <w:rStyle w:val="VerbatimChar"/>
          <w:rFonts w:eastAsia="宋体" w:cs="Consolas" w:hint="eastAsia"/>
          <w:color w:val="333333"/>
          <w:sz w:val="21"/>
          <w:szCs w:val="21"/>
        </w:rPr>
        <w:t>输入：综合分数</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U</w:t>
      </w:r>
      <w:r>
        <w:rPr>
          <w:rStyle w:val="VerbatimChar"/>
          <w:rFonts w:eastAsia="宋体" w:cs="Consolas" w:hint="eastAsia"/>
          <w:color w:val="333333"/>
          <w:sz w:val="21"/>
          <w:szCs w:val="21"/>
        </w:rPr>
        <w:t>、低分阈值</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τ</w:t>
      </w:r>
      <w:r>
        <w:rPr>
          <w:rStyle w:val="VerbatimChar"/>
          <w:rFonts w:eastAsia="宋体" w:cs="Consolas" w:hint="eastAsia"/>
          <w:color w:val="333333"/>
          <w:sz w:val="21"/>
          <w:szCs w:val="21"/>
        </w:rPr>
        <w:t>_L</w:t>
      </w:r>
      <w:r>
        <w:rPr>
          <w:rStyle w:val="VerbatimChar"/>
          <w:rFonts w:eastAsia="宋体" w:cs="Consolas" w:hint="eastAsia"/>
          <w:color w:val="333333"/>
          <w:sz w:val="21"/>
          <w:szCs w:val="21"/>
        </w:rPr>
        <w:t>、决定性约束缺失标记及依据</w:t>
      </w:r>
      <w:r>
        <w:rPr>
          <w:rFonts w:ascii="Consolas" w:eastAsia="宋体" w:hAnsi="Consolas" w:cs="Consolas"/>
          <w:color w:val="333333"/>
          <w:sz w:val="21"/>
          <w:szCs w:val="21"/>
        </w:rPr>
        <w:br/>
      </w:r>
      <w:r>
        <w:rPr>
          <w:rStyle w:val="VerbatimChar"/>
          <w:rFonts w:eastAsia="宋体" w:cs="Consolas" w:hint="eastAsia"/>
          <w:color w:val="333333"/>
          <w:sz w:val="21"/>
          <w:szCs w:val="21"/>
        </w:rPr>
        <w:t>输出：是否触发</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triggered</w:t>
      </w:r>
      <w:r>
        <w:rPr>
          <w:rStyle w:val="VerbatimChar"/>
          <w:rFonts w:eastAsia="宋体" w:cs="Consolas" w:hint="eastAsia"/>
          <w:color w:val="333333"/>
          <w:sz w:val="21"/>
          <w:szCs w:val="21"/>
        </w:rPr>
        <w:t>、稳定误解风险的复核提示</w:t>
      </w:r>
    </w:p>
    <w:p w14:paraId="612DF65E" w14:textId="77777777" w:rsidR="00521EAF" w:rsidRDefault="005924B4">
      <w:pPr>
        <w:pStyle w:val="2"/>
      </w:pPr>
      <w:bookmarkStart w:id="187" w:name="s-r01-低计划可行性的后续实现风险"/>
      <w:bookmarkEnd w:id="185"/>
      <w:r>
        <w:lastRenderedPageBreak/>
        <w:t xml:space="preserve">4.8 S-R01 </w:t>
      </w:r>
      <w:r>
        <w:rPr>
          <w:rFonts w:hint="eastAsia"/>
        </w:rPr>
        <w:t>低</w:t>
      </w:r>
      <w:del w:id="188" w:author="连小利" w:date="2026-10-24T18:34:00Z">
        <w:r>
          <w:rPr>
            <w:rFonts w:hint="eastAsia"/>
          </w:rPr>
          <w:delText>计划</w:delText>
        </w:r>
      </w:del>
      <w:r>
        <w:rPr>
          <w:rFonts w:hint="eastAsia"/>
        </w:rPr>
        <w:t>可行性</w:t>
      </w:r>
      <w:ins w:id="189" w:author="连小利" w:date="2026-10-24T18:34:00Z">
        <w:r>
          <w:rPr>
            <w:rFonts w:hint="eastAsia"/>
          </w:rPr>
          <w:t>规划</w:t>
        </w:r>
      </w:ins>
      <w:r>
        <w:rPr>
          <w:rFonts w:hint="eastAsia"/>
        </w:rPr>
        <w:t>的后续实现风险</w:t>
      </w:r>
      <w:ins w:id="190" w:author="连小利" w:date="2026-10-24T18:33:00Z">
        <w:r>
          <w:rPr>
            <w:rFonts w:hint="eastAsia"/>
          </w:rPr>
          <w:t>控制</w:t>
        </w:r>
      </w:ins>
    </w:p>
    <w:p w14:paraId="6B7942B3" w14:textId="77777777" w:rsidR="00521EAF" w:rsidRDefault="005924B4">
      <w:pPr>
        <w:pStyle w:val="FirstParagraph"/>
        <w:ind w:firstLine="560"/>
      </w:pPr>
      <w:r>
        <w:rPr>
          <w:rFonts w:hint="eastAsia"/>
        </w:rPr>
        <w:t>当</w:t>
      </w:r>
      <w:r>
        <w:t xml:space="preserve">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f</m:t>
            </m:r>
          </m:sub>
        </m:sSub>
      </m:oMath>
      <w:r>
        <w:t xml:space="preserve"> </w:t>
      </w:r>
      <w:r>
        <w:rPr>
          <w:rFonts w:hint="eastAsia"/>
        </w:rPr>
        <w:t>时，提示检查算法逻辑、边界处理及可见测试一致性。规划</w:t>
      </w:r>
      <w:proofErr w:type="gramStart"/>
      <w:r>
        <w:rPr>
          <w:rFonts w:hint="eastAsia"/>
        </w:rPr>
        <w:t>端现有</w:t>
      </w:r>
      <w:proofErr w:type="gramEnd"/>
      <w:r>
        <w:rPr>
          <w:rFonts w:hint="eastAsia"/>
        </w:rPr>
        <w:t>评分结果中，可行性与测试通过率的正向关联支持该检查方向，但不能把相关系数解释为本条的预测准确率。</w:t>
      </w:r>
    </w:p>
    <w:p w14:paraId="7EA91118" w14:textId="77777777" w:rsidR="00521EAF" w:rsidRDefault="005924B4">
      <w:pPr>
        <w:pStyle w:val="SourceCode"/>
      </w:pPr>
      <w:r>
        <w:rPr>
          <w:rStyle w:val="VerbatimChar"/>
          <w:rFonts w:eastAsia="宋体" w:cs="Consolas" w:hint="eastAsia"/>
          <w:color w:val="333333"/>
          <w:sz w:val="21"/>
          <w:szCs w:val="21"/>
        </w:rPr>
        <w:t>输入：可行性评分</w:t>
      </w:r>
      <w:r>
        <w:rPr>
          <w:rStyle w:val="VerbatimChar"/>
          <w:rFonts w:eastAsia="宋体" w:cs="Consolas"/>
          <w:color w:val="333333"/>
          <w:sz w:val="21"/>
          <w:szCs w:val="21"/>
        </w:rPr>
        <w:t xml:space="preserve"> </w:t>
      </w:r>
      <w:proofErr w:type="spellStart"/>
      <w:r>
        <w:rPr>
          <w:rStyle w:val="VerbatimChar"/>
          <w:rFonts w:eastAsia="宋体" w:cs="Consolas" w:hint="eastAsia"/>
          <w:color w:val="333333"/>
          <w:sz w:val="21"/>
          <w:szCs w:val="21"/>
        </w:rPr>
        <w:t>s_f</w:t>
      </w:r>
      <w:proofErr w:type="spellEnd"/>
      <w:r>
        <w:rPr>
          <w:rStyle w:val="VerbatimChar"/>
          <w:rFonts w:eastAsia="宋体" w:cs="Consolas" w:hint="eastAsia"/>
          <w:color w:val="333333"/>
          <w:sz w:val="21"/>
          <w:szCs w:val="21"/>
        </w:rPr>
        <w:t>、阈值</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θ</w:t>
      </w:r>
      <w:r>
        <w:rPr>
          <w:rStyle w:val="VerbatimChar"/>
          <w:rFonts w:eastAsia="宋体" w:cs="Consolas" w:hint="eastAsia"/>
          <w:color w:val="333333"/>
          <w:sz w:val="21"/>
          <w:szCs w:val="21"/>
        </w:rPr>
        <w:t>_f</w:t>
      </w:r>
      <w:r>
        <w:rPr>
          <w:rStyle w:val="VerbatimChar"/>
          <w:rFonts w:eastAsia="宋体" w:cs="Consolas" w:hint="eastAsia"/>
          <w:color w:val="333333"/>
          <w:sz w:val="21"/>
          <w:szCs w:val="21"/>
        </w:rPr>
        <w:t>、对应评分理由</w:t>
      </w:r>
      <w:r>
        <w:rPr>
          <w:rFonts w:ascii="Consolas" w:eastAsia="宋体" w:hAnsi="Consolas" w:cs="Consolas"/>
          <w:color w:val="333333"/>
          <w:sz w:val="21"/>
          <w:szCs w:val="21"/>
        </w:rPr>
        <w:br/>
      </w:r>
      <w:r>
        <w:rPr>
          <w:rStyle w:val="VerbatimChar"/>
          <w:rFonts w:eastAsia="宋体" w:cs="Consolas" w:hint="eastAsia"/>
          <w:color w:val="333333"/>
          <w:sz w:val="21"/>
          <w:szCs w:val="21"/>
        </w:rPr>
        <w:t>输出：是否触发</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triggered</w:t>
      </w:r>
      <w:r>
        <w:rPr>
          <w:rStyle w:val="VerbatimChar"/>
          <w:rFonts w:eastAsia="宋体" w:cs="Consolas" w:hint="eastAsia"/>
          <w:color w:val="333333"/>
          <w:sz w:val="21"/>
          <w:szCs w:val="21"/>
        </w:rPr>
        <w:t>、算法与边界条件的</w:t>
      </w:r>
      <w:del w:id="191" w:author="连小利" w:date="2026-10-24T18:19:00Z">
        <w:r>
          <w:rPr>
            <w:rStyle w:val="VerbatimChar"/>
            <w:rFonts w:eastAsia="宋体" w:cs="Consolas" w:hint="eastAsia"/>
            <w:color w:val="333333"/>
            <w:sz w:val="21"/>
            <w:szCs w:val="21"/>
          </w:rPr>
          <w:delText>计划</w:delText>
        </w:r>
      </w:del>
      <w:ins w:id="192" w:author="连小利" w:date="2026-10-24T18:19:00Z">
        <w:r>
          <w:rPr>
            <w:rStyle w:val="VerbatimChar"/>
            <w:rFonts w:eastAsia="宋体" w:cs="Consolas" w:hint="eastAsia"/>
            <w:color w:val="333333"/>
            <w:sz w:val="21"/>
            <w:szCs w:val="21"/>
          </w:rPr>
          <w:t>规划</w:t>
        </w:r>
      </w:ins>
      <w:r>
        <w:rPr>
          <w:rStyle w:val="VerbatimChar"/>
          <w:rFonts w:eastAsia="宋体" w:cs="Consolas" w:hint="eastAsia"/>
          <w:color w:val="333333"/>
          <w:sz w:val="21"/>
          <w:szCs w:val="21"/>
        </w:rPr>
        <w:t>检查提示</w:t>
      </w:r>
    </w:p>
    <w:p w14:paraId="508B41D0" w14:textId="77777777" w:rsidR="00521EAF" w:rsidRDefault="005924B4">
      <w:pPr>
        <w:pStyle w:val="2"/>
      </w:pPr>
      <w:bookmarkStart w:id="193" w:name="s-r02-低计划相关性的后续实现风险"/>
      <w:bookmarkEnd w:id="187"/>
      <w:r>
        <w:t xml:space="preserve">4.9 S-R02 </w:t>
      </w:r>
      <w:r>
        <w:rPr>
          <w:rFonts w:hint="eastAsia"/>
        </w:rPr>
        <w:t>低</w:t>
      </w:r>
      <w:del w:id="194" w:author="连小利" w:date="2026-10-24T18:33:00Z">
        <w:r>
          <w:rPr>
            <w:rFonts w:hint="eastAsia"/>
          </w:rPr>
          <w:delText>计划</w:delText>
        </w:r>
      </w:del>
      <w:r>
        <w:rPr>
          <w:rFonts w:hint="eastAsia"/>
        </w:rPr>
        <w:t>相关性</w:t>
      </w:r>
      <w:ins w:id="195" w:author="连小利" w:date="2026-10-24T18:33:00Z">
        <w:r>
          <w:rPr>
            <w:rFonts w:hint="eastAsia"/>
          </w:rPr>
          <w:t>规划</w:t>
        </w:r>
      </w:ins>
      <w:r>
        <w:rPr>
          <w:rFonts w:hint="eastAsia"/>
        </w:rPr>
        <w:t>的后续实现风险</w:t>
      </w:r>
      <w:ins w:id="196" w:author="连小利" w:date="2026-10-24T18:33:00Z">
        <w:r>
          <w:rPr>
            <w:rFonts w:hint="eastAsia"/>
          </w:rPr>
          <w:t>控制</w:t>
        </w:r>
      </w:ins>
    </w:p>
    <w:p w14:paraId="4C922687" w14:textId="77777777" w:rsidR="00521EAF" w:rsidRDefault="005924B4">
      <w:pPr>
        <w:pStyle w:val="FirstParagraph"/>
        <w:ind w:firstLine="560"/>
      </w:pPr>
      <w:r>
        <w:rPr>
          <w:rFonts w:hint="eastAsia"/>
        </w:rPr>
        <w:t>当</w:t>
      </w:r>
      <w:r>
        <w:t xml:space="preserve"> </w:t>
      </w:r>
      <m:oMath>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w:t>
      </w:r>
      <w:r>
        <w:rPr>
          <w:rFonts w:hint="eastAsia"/>
        </w:rPr>
        <w:t>时，提示核对目标覆盖、输出要求和功能范围。例如，</w:t>
      </w:r>
      <w:del w:id="197" w:author="连小利" w:date="2026-10-24T18:19:00Z">
        <w:r>
          <w:rPr>
            <w:rFonts w:hint="eastAsia"/>
          </w:rPr>
          <w:delText>计划</w:delText>
        </w:r>
      </w:del>
      <w:ins w:id="198" w:author="连小利" w:date="2026-10-24T18:19:00Z">
        <w:r>
          <w:rPr>
            <w:rFonts w:hint="eastAsia"/>
          </w:rPr>
          <w:t>规划</w:t>
        </w:r>
      </w:ins>
      <w:r>
        <w:rPr>
          <w:rFonts w:hint="eastAsia"/>
        </w:rPr>
        <w:t>只排序而未完</w:t>
      </w:r>
      <w:proofErr w:type="gramStart"/>
      <w:r>
        <w:rPr>
          <w:rFonts w:hint="eastAsia"/>
        </w:rPr>
        <w:t>成需求</w:t>
      </w:r>
      <w:proofErr w:type="gramEnd"/>
      <w:r>
        <w:rPr>
          <w:rFonts w:hint="eastAsia"/>
        </w:rPr>
        <w:t>要求的去重，应优先检查目标遗漏。提示应引用评分理由，而不是仅给出低分标签。</w:t>
      </w:r>
    </w:p>
    <w:p w14:paraId="68BAC166" w14:textId="77777777" w:rsidR="00521EAF" w:rsidRDefault="005924B4">
      <w:pPr>
        <w:pStyle w:val="SourceCode"/>
      </w:pPr>
      <w:r>
        <w:rPr>
          <w:rStyle w:val="VerbatimChar"/>
          <w:rFonts w:eastAsia="宋体" w:cs="Consolas" w:hint="eastAsia"/>
          <w:color w:val="333333"/>
          <w:sz w:val="21"/>
          <w:szCs w:val="21"/>
        </w:rPr>
        <w:t>输入：需求相关性评分</w:t>
      </w:r>
      <w:r>
        <w:rPr>
          <w:rStyle w:val="VerbatimChar"/>
          <w:rFonts w:eastAsia="宋体" w:cs="Consolas"/>
          <w:color w:val="333333"/>
          <w:sz w:val="21"/>
          <w:szCs w:val="21"/>
        </w:rPr>
        <w:t xml:space="preserve"> </w:t>
      </w:r>
      <w:proofErr w:type="spellStart"/>
      <w:r>
        <w:rPr>
          <w:rStyle w:val="VerbatimChar"/>
          <w:rFonts w:eastAsia="宋体" w:cs="Consolas" w:hint="eastAsia"/>
          <w:color w:val="333333"/>
          <w:sz w:val="21"/>
          <w:szCs w:val="21"/>
        </w:rPr>
        <w:t>s_r</w:t>
      </w:r>
      <w:proofErr w:type="spellEnd"/>
      <w:r>
        <w:rPr>
          <w:rStyle w:val="VerbatimChar"/>
          <w:rFonts w:eastAsia="宋体" w:cs="Consolas" w:hint="eastAsia"/>
          <w:color w:val="333333"/>
          <w:sz w:val="21"/>
          <w:szCs w:val="21"/>
        </w:rPr>
        <w:t>、阈值</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θ</w:t>
      </w:r>
      <w:r>
        <w:rPr>
          <w:rStyle w:val="VerbatimChar"/>
          <w:rFonts w:eastAsia="宋体" w:cs="Consolas" w:hint="eastAsia"/>
          <w:color w:val="333333"/>
          <w:sz w:val="21"/>
          <w:szCs w:val="21"/>
        </w:rPr>
        <w:t>_r</w:t>
      </w:r>
      <w:r>
        <w:rPr>
          <w:rStyle w:val="VerbatimChar"/>
          <w:rFonts w:eastAsia="宋体" w:cs="Consolas" w:hint="eastAsia"/>
          <w:color w:val="333333"/>
          <w:sz w:val="21"/>
          <w:szCs w:val="21"/>
        </w:rPr>
        <w:t>、对应评分理由</w:t>
      </w:r>
      <w:r>
        <w:rPr>
          <w:rFonts w:ascii="Consolas" w:eastAsia="宋体" w:hAnsi="Consolas" w:cs="Consolas"/>
          <w:color w:val="333333"/>
          <w:sz w:val="21"/>
          <w:szCs w:val="21"/>
        </w:rPr>
        <w:br/>
      </w:r>
      <w:r>
        <w:rPr>
          <w:rStyle w:val="VerbatimChar"/>
          <w:rFonts w:eastAsia="宋体" w:cs="Consolas" w:hint="eastAsia"/>
          <w:color w:val="333333"/>
          <w:sz w:val="21"/>
          <w:szCs w:val="21"/>
        </w:rPr>
        <w:t>输出：是否触发</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triggered</w:t>
      </w:r>
      <w:r>
        <w:rPr>
          <w:rStyle w:val="VerbatimChar"/>
          <w:rFonts w:eastAsia="宋体" w:cs="Consolas" w:hint="eastAsia"/>
          <w:color w:val="333333"/>
          <w:sz w:val="21"/>
          <w:szCs w:val="21"/>
        </w:rPr>
        <w:t>、任务目标和约束覆盖的检查提示</w:t>
      </w:r>
    </w:p>
    <w:p w14:paraId="1886DBC3" w14:textId="77777777" w:rsidR="00521EAF" w:rsidRDefault="005924B4">
      <w:pPr>
        <w:pStyle w:val="2"/>
      </w:pPr>
      <w:bookmarkStart w:id="199" w:name="s-r03-低计划清晰度的后续实现风险"/>
      <w:bookmarkEnd w:id="193"/>
      <w:r>
        <w:t xml:space="preserve">4.10 S-R03 </w:t>
      </w:r>
      <w:r>
        <w:rPr>
          <w:rFonts w:hint="eastAsia"/>
        </w:rPr>
        <w:t>低</w:t>
      </w:r>
      <w:del w:id="200" w:author="连小利" w:date="2026-10-24T18:33:00Z">
        <w:r>
          <w:rPr>
            <w:rFonts w:hint="eastAsia"/>
          </w:rPr>
          <w:delText>计划</w:delText>
        </w:r>
      </w:del>
      <w:r>
        <w:rPr>
          <w:rFonts w:hint="eastAsia"/>
        </w:rPr>
        <w:t>清晰度</w:t>
      </w:r>
      <w:ins w:id="201" w:author="连小利" w:date="2026-10-24T18:33:00Z">
        <w:r>
          <w:rPr>
            <w:rFonts w:hint="eastAsia"/>
          </w:rPr>
          <w:t>规划</w:t>
        </w:r>
      </w:ins>
      <w:r>
        <w:rPr>
          <w:rFonts w:hint="eastAsia"/>
        </w:rPr>
        <w:t>的后续实现风险</w:t>
      </w:r>
      <w:ins w:id="202" w:author="连小利" w:date="2026-10-24T18:33:00Z">
        <w:r>
          <w:rPr>
            <w:rFonts w:hint="eastAsia"/>
          </w:rPr>
          <w:t>控制</w:t>
        </w:r>
      </w:ins>
    </w:p>
    <w:p w14:paraId="09A04E46" w14:textId="77777777" w:rsidR="00521EAF" w:rsidRDefault="005924B4">
      <w:pPr>
        <w:pStyle w:val="FirstParagraph"/>
        <w:ind w:firstLine="560"/>
      </w:pPr>
      <w:r>
        <w:rPr>
          <w:rFonts w:hint="eastAsia"/>
        </w:rPr>
        <w:t>当</w:t>
      </w:r>
      <w:r>
        <w:t xml:space="preserve"> </w:t>
      </w: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c</m:t>
            </m:r>
          </m:sub>
        </m:sSub>
      </m:oMath>
      <w:r>
        <w:t xml:space="preserve"> </w:t>
      </w:r>
      <w:r>
        <w:rPr>
          <w:rFonts w:hint="eastAsia"/>
        </w:rPr>
        <w:t>时，提示补充操作顺序、条件分支和中间状态说明。现有评分结果中，这一维度与代码通过率的关联弱于可行性，因此不能把文字清晰度当成正确性的主要替代指标。</w:t>
      </w:r>
    </w:p>
    <w:p w14:paraId="599DF4A7" w14:textId="77777777" w:rsidR="00521EAF" w:rsidRDefault="005924B4">
      <w:pPr>
        <w:pStyle w:val="SourceCode"/>
      </w:pPr>
      <w:r>
        <w:rPr>
          <w:rStyle w:val="VerbatimChar"/>
          <w:rFonts w:eastAsia="宋体" w:cs="Consolas" w:hint="eastAsia"/>
          <w:color w:val="333333"/>
          <w:sz w:val="21"/>
          <w:szCs w:val="21"/>
        </w:rPr>
        <w:t>输入：</w:t>
      </w:r>
      <w:del w:id="203" w:author="连小利" w:date="2026-10-24T18:19:00Z">
        <w:r>
          <w:rPr>
            <w:rStyle w:val="VerbatimChar"/>
            <w:rFonts w:eastAsia="宋体" w:cs="Consolas" w:hint="eastAsia"/>
            <w:color w:val="333333"/>
            <w:sz w:val="21"/>
            <w:szCs w:val="21"/>
          </w:rPr>
          <w:delText>计划</w:delText>
        </w:r>
      </w:del>
      <w:ins w:id="204" w:author="连小利" w:date="2026-10-24T18:19:00Z">
        <w:r>
          <w:rPr>
            <w:rStyle w:val="VerbatimChar"/>
            <w:rFonts w:eastAsia="宋体" w:cs="Consolas" w:hint="eastAsia"/>
            <w:color w:val="333333"/>
            <w:sz w:val="21"/>
            <w:szCs w:val="21"/>
          </w:rPr>
          <w:t>规划</w:t>
        </w:r>
      </w:ins>
      <w:r>
        <w:rPr>
          <w:rStyle w:val="VerbatimChar"/>
          <w:rFonts w:eastAsia="宋体" w:cs="Consolas" w:hint="eastAsia"/>
          <w:color w:val="333333"/>
          <w:sz w:val="21"/>
          <w:szCs w:val="21"/>
        </w:rPr>
        <w:t>清晰度评分</w:t>
      </w:r>
      <w:r>
        <w:rPr>
          <w:rStyle w:val="VerbatimChar"/>
          <w:rFonts w:eastAsia="宋体" w:cs="Consolas"/>
          <w:color w:val="333333"/>
          <w:sz w:val="21"/>
          <w:szCs w:val="21"/>
        </w:rPr>
        <w:t xml:space="preserve"> </w:t>
      </w:r>
      <w:proofErr w:type="spellStart"/>
      <w:r>
        <w:rPr>
          <w:rStyle w:val="VerbatimChar"/>
          <w:rFonts w:eastAsia="宋体" w:cs="Consolas" w:hint="eastAsia"/>
          <w:color w:val="333333"/>
          <w:sz w:val="21"/>
          <w:szCs w:val="21"/>
        </w:rPr>
        <w:t>s_c</w:t>
      </w:r>
      <w:proofErr w:type="spellEnd"/>
      <w:r>
        <w:rPr>
          <w:rStyle w:val="VerbatimChar"/>
          <w:rFonts w:eastAsia="宋体" w:cs="Consolas" w:hint="eastAsia"/>
          <w:color w:val="333333"/>
          <w:sz w:val="21"/>
          <w:szCs w:val="21"/>
        </w:rPr>
        <w:t>、阈值</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θ</w:t>
      </w:r>
      <w:r>
        <w:rPr>
          <w:rStyle w:val="VerbatimChar"/>
          <w:rFonts w:eastAsia="宋体" w:cs="Consolas" w:hint="eastAsia"/>
          <w:color w:val="333333"/>
          <w:sz w:val="21"/>
          <w:szCs w:val="21"/>
        </w:rPr>
        <w:t>_c</w:t>
      </w:r>
      <w:r>
        <w:rPr>
          <w:rStyle w:val="VerbatimChar"/>
          <w:rFonts w:eastAsia="宋体" w:cs="Consolas" w:hint="eastAsia"/>
          <w:color w:val="333333"/>
          <w:sz w:val="21"/>
          <w:szCs w:val="21"/>
        </w:rPr>
        <w:t>、对应评分理由</w:t>
      </w:r>
      <w:r>
        <w:rPr>
          <w:rFonts w:ascii="Consolas" w:eastAsia="宋体" w:hAnsi="Consolas" w:cs="Consolas"/>
          <w:color w:val="333333"/>
          <w:sz w:val="21"/>
          <w:szCs w:val="21"/>
        </w:rPr>
        <w:br/>
      </w:r>
      <w:r>
        <w:rPr>
          <w:rStyle w:val="VerbatimChar"/>
          <w:rFonts w:eastAsia="宋体" w:cs="Consolas" w:hint="eastAsia"/>
          <w:color w:val="333333"/>
          <w:sz w:val="21"/>
          <w:szCs w:val="21"/>
        </w:rPr>
        <w:t>输出：是否触发</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triggered</w:t>
      </w:r>
      <w:r>
        <w:rPr>
          <w:rStyle w:val="VerbatimChar"/>
          <w:rFonts w:eastAsia="宋体" w:cs="Consolas" w:hint="eastAsia"/>
          <w:color w:val="333333"/>
          <w:sz w:val="21"/>
          <w:szCs w:val="21"/>
        </w:rPr>
        <w:t>、</w:t>
      </w:r>
      <w:del w:id="205" w:author="连小利" w:date="2026-10-24T18:19:00Z">
        <w:r>
          <w:rPr>
            <w:rStyle w:val="VerbatimChar"/>
            <w:rFonts w:eastAsia="宋体" w:cs="Consolas" w:hint="eastAsia"/>
            <w:color w:val="333333"/>
            <w:sz w:val="21"/>
            <w:szCs w:val="21"/>
          </w:rPr>
          <w:delText>计划</w:delText>
        </w:r>
      </w:del>
      <w:ins w:id="206" w:author="连小利" w:date="2026-10-24T18:19:00Z">
        <w:r>
          <w:rPr>
            <w:rStyle w:val="VerbatimChar"/>
            <w:rFonts w:eastAsia="宋体" w:cs="Consolas" w:hint="eastAsia"/>
            <w:color w:val="333333"/>
            <w:sz w:val="21"/>
            <w:szCs w:val="21"/>
          </w:rPr>
          <w:t>规划</w:t>
        </w:r>
      </w:ins>
      <w:r>
        <w:rPr>
          <w:rStyle w:val="VerbatimChar"/>
          <w:rFonts w:eastAsia="宋体" w:cs="Consolas" w:hint="eastAsia"/>
          <w:color w:val="333333"/>
          <w:sz w:val="21"/>
          <w:szCs w:val="21"/>
        </w:rPr>
        <w:t>步骤和操作说明的补充提示</w:t>
      </w:r>
    </w:p>
    <w:p w14:paraId="3967EAF4" w14:textId="77777777" w:rsidR="00521EAF" w:rsidRDefault="005924B4">
      <w:pPr>
        <w:pStyle w:val="2"/>
      </w:pPr>
      <w:bookmarkStart w:id="207" w:name="s-r04-公开测试失败后的计划修复"/>
      <w:bookmarkEnd w:id="199"/>
      <w:r>
        <w:t xml:space="preserve">4.11 S-R04 </w:t>
      </w:r>
      <w:r>
        <w:rPr>
          <w:rFonts w:hint="eastAsia"/>
        </w:rPr>
        <w:t>公开测试失败后的</w:t>
      </w:r>
      <w:del w:id="208" w:author="连小利" w:date="2026-10-24T18:19:00Z">
        <w:r>
          <w:rPr>
            <w:rFonts w:hint="eastAsia"/>
          </w:rPr>
          <w:delText>计划</w:delText>
        </w:r>
      </w:del>
      <w:ins w:id="209" w:author="连小利" w:date="2026-10-24T18:19:00Z">
        <w:r>
          <w:rPr>
            <w:rFonts w:hint="eastAsia"/>
          </w:rPr>
          <w:t>规划</w:t>
        </w:r>
      </w:ins>
      <w:r>
        <w:rPr>
          <w:rFonts w:hint="eastAsia"/>
        </w:rPr>
        <w:t>修复</w:t>
      </w:r>
    </w:p>
    <w:p w14:paraId="3D43EFBB" w14:textId="77777777" w:rsidR="00521EAF" w:rsidRDefault="005924B4">
      <w:pPr>
        <w:pStyle w:val="FirstParagraph"/>
        <w:ind w:firstLine="560"/>
      </w:pPr>
      <w:r>
        <w:rPr>
          <w:rFonts w:hint="eastAsia"/>
        </w:rPr>
        <w:t>当前代码未通过全部公开测试，且已执行</w:t>
      </w:r>
      <w:del w:id="210" w:author="连小利" w:date="2026-10-24T18:19:00Z">
        <w:r>
          <w:rPr>
            <w:rFonts w:hint="eastAsia"/>
          </w:rPr>
          <w:delText>计划</w:delText>
        </w:r>
      </w:del>
      <w:ins w:id="211" w:author="连小利" w:date="2026-10-24T18:19:00Z">
        <w:r>
          <w:rPr>
            <w:rFonts w:hint="eastAsia"/>
          </w:rPr>
          <w:t>规划</w:t>
        </w:r>
      </w:ins>
      <w:r>
        <w:rPr>
          <w:rFonts w:hint="eastAsia"/>
        </w:rPr>
        <w:t>修复次数</w:t>
      </w:r>
      <w:r>
        <w:t xml:space="preserve"> </w:t>
      </w:r>
      <m:oMath>
        <m:r>
          <w:rPr>
            <w:rFonts w:ascii="Cambria Math" w:hAnsi="Cambria Math"/>
          </w:rPr>
          <m:t>i</m:t>
        </m:r>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P</m:t>
            </m:r>
          </m:sub>
        </m:sSub>
      </m:oMath>
      <w:r>
        <w:t xml:space="preserve"> </w:t>
      </w:r>
      <w:r>
        <w:rPr>
          <w:rFonts w:hint="eastAsia"/>
        </w:rPr>
        <w:t>时，修复</w:t>
      </w:r>
      <w:del w:id="212" w:author="连小利" w:date="2026-10-24T18:19:00Z">
        <w:r>
          <w:rPr>
            <w:rFonts w:hint="eastAsia"/>
          </w:rPr>
          <w:delText>计划</w:delText>
        </w:r>
      </w:del>
      <w:ins w:id="213" w:author="连小利" w:date="2026-10-24T18:19:00Z">
        <w:r>
          <w:rPr>
            <w:rFonts w:hint="eastAsia"/>
          </w:rPr>
          <w:t>规划</w:t>
        </w:r>
      </w:ins>
      <w:r>
        <w:rPr>
          <w:rFonts w:hint="eastAsia"/>
        </w:rPr>
        <w:t>并重新生成代码。规划端既有实验设置</w:t>
      </w:r>
      <w:r>
        <w:t xml:space="preserve"> </w:t>
      </w:r>
      <m:oMath>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r>
          <w:rPr>
            <w:rFonts w:ascii="Cambria Math" w:hAnsi="Cambria Math"/>
          </w:rPr>
          <m:t>5</m:t>
        </m:r>
      </m:oMath>
      <w:r>
        <w:rPr>
          <w:rFonts w:hint="eastAsia"/>
        </w:rPr>
        <w:t>，结合可行性、相关性和清晰度检查，优先处理实现逻辑和约束缺口。每次重新生成后重新运行公开测试。</w:t>
      </w:r>
    </w:p>
    <w:p w14:paraId="2881D6A5" w14:textId="77777777" w:rsidR="00521EAF" w:rsidRDefault="005924B4">
      <w:pPr>
        <w:pStyle w:val="SourceCode"/>
      </w:pPr>
      <w:r>
        <w:rPr>
          <w:rStyle w:val="VerbatimChar"/>
          <w:rFonts w:eastAsia="宋体" w:cs="Consolas" w:hint="eastAsia"/>
          <w:color w:val="333333"/>
          <w:sz w:val="21"/>
          <w:szCs w:val="21"/>
        </w:rPr>
        <w:lastRenderedPageBreak/>
        <w:t>输入：公开测试是否全部通过、已执行</w:t>
      </w:r>
      <w:del w:id="214" w:author="连小利" w:date="2026-10-24T18:19:00Z">
        <w:r>
          <w:rPr>
            <w:rStyle w:val="VerbatimChar"/>
            <w:rFonts w:eastAsia="宋体" w:cs="Consolas" w:hint="eastAsia"/>
            <w:color w:val="333333"/>
            <w:sz w:val="21"/>
            <w:szCs w:val="21"/>
          </w:rPr>
          <w:delText>计划</w:delText>
        </w:r>
      </w:del>
      <w:ins w:id="215" w:author="连小利" w:date="2026-10-24T18:19:00Z">
        <w:r>
          <w:rPr>
            <w:rStyle w:val="VerbatimChar"/>
            <w:rFonts w:eastAsia="宋体" w:cs="Consolas" w:hint="eastAsia"/>
            <w:color w:val="333333"/>
            <w:sz w:val="21"/>
            <w:szCs w:val="21"/>
          </w:rPr>
          <w:t>规划</w:t>
        </w:r>
      </w:ins>
      <w:r>
        <w:rPr>
          <w:rStyle w:val="VerbatimChar"/>
          <w:rFonts w:eastAsia="宋体" w:cs="Consolas" w:hint="eastAsia"/>
          <w:color w:val="333333"/>
          <w:sz w:val="21"/>
          <w:szCs w:val="21"/>
        </w:rPr>
        <w:t>修复次数</w:t>
      </w:r>
      <w:r>
        <w:rPr>
          <w:rStyle w:val="VerbatimChar"/>
          <w:rFonts w:eastAsia="宋体" w:cs="Consolas"/>
          <w:color w:val="333333"/>
          <w:sz w:val="21"/>
          <w:szCs w:val="21"/>
        </w:rPr>
        <w:t xml:space="preserve"> </w:t>
      </w:r>
      <w:proofErr w:type="spellStart"/>
      <w:r>
        <w:rPr>
          <w:rStyle w:val="VerbatimChar"/>
          <w:rFonts w:eastAsia="宋体" w:cs="Consolas" w:hint="eastAsia"/>
          <w:color w:val="333333"/>
          <w:sz w:val="21"/>
          <w:szCs w:val="21"/>
        </w:rPr>
        <w:t>i</w:t>
      </w:r>
      <w:proofErr w:type="spellEnd"/>
      <w:r>
        <w:rPr>
          <w:rStyle w:val="VerbatimChar"/>
          <w:rFonts w:eastAsia="宋体" w:cs="Consolas" w:hint="eastAsia"/>
          <w:color w:val="333333"/>
          <w:sz w:val="21"/>
          <w:szCs w:val="21"/>
        </w:rPr>
        <w:t>、上限</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B_P</w:t>
      </w:r>
      <w:r>
        <w:rPr>
          <w:rStyle w:val="VerbatimChar"/>
          <w:rFonts w:eastAsia="宋体" w:cs="Consolas" w:hint="eastAsia"/>
          <w:color w:val="333333"/>
          <w:sz w:val="21"/>
          <w:szCs w:val="21"/>
        </w:rPr>
        <w:t>（默认</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5</w:t>
      </w:r>
      <w:r>
        <w:rPr>
          <w:rStyle w:val="VerbatimChar"/>
          <w:rFonts w:eastAsia="宋体" w:cs="Consolas" w:hint="eastAsia"/>
          <w:color w:val="333333"/>
          <w:sz w:val="21"/>
          <w:szCs w:val="21"/>
        </w:rPr>
        <w:t>）</w:t>
      </w:r>
      <w:r>
        <w:rPr>
          <w:rFonts w:ascii="Consolas" w:eastAsia="宋体" w:hAnsi="Consolas" w:cs="Consolas"/>
          <w:color w:val="333333"/>
          <w:sz w:val="21"/>
          <w:szCs w:val="21"/>
        </w:rPr>
        <w:br/>
      </w:r>
      <w:r>
        <w:rPr>
          <w:rStyle w:val="VerbatimChar"/>
          <w:rFonts w:eastAsia="宋体" w:cs="Consolas" w:hint="eastAsia"/>
          <w:color w:val="333333"/>
          <w:sz w:val="21"/>
          <w:szCs w:val="21"/>
        </w:rPr>
        <w:t>输出：策略是否适用</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triggered</w:t>
      </w:r>
      <w:r>
        <w:rPr>
          <w:rStyle w:val="VerbatimChar"/>
          <w:rFonts w:eastAsia="宋体" w:cs="Consolas" w:hint="eastAsia"/>
          <w:color w:val="333333"/>
          <w:sz w:val="21"/>
          <w:szCs w:val="21"/>
        </w:rPr>
        <w:t>、下一动作“修复</w:t>
      </w:r>
      <w:del w:id="216" w:author="连小利" w:date="2026-10-24T18:19:00Z">
        <w:r>
          <w:rPr>
            <w:rStyle w:val="VerbatimChar"/>
            <w:rFonts w:eastAsia="宋体" w:cs="Consolas" w:hint="eastAsia"/>
            <w:color w:val="333333"/>
            <w:sz w:val="21"/>
            <w:szCs w:val="21"/>
          </w:rPr>
          <w:delText>计划</w:delText>
        </w:r>
      </w:del>
      <w:ins w:id="217" w:author="连小利" w:date="2026-10-24T18:19:00Z">
        <w:r>
          <w:rPr>
            <w:rStyle w:val="VerbatimChar"/>
            <w:rFonts w:eastAsia="宋体" w:cs="Consolas" w:hint="eastAsia"/>
            <w:color w:val="333333"/>
            <w:sz w:val="21"/>
            <w:szCs w:val="21"/>
          </w:rPr>
          <w:t>规划</w:t>
        </w:r>
      </w:ins>
      <w:r>
        <w:rPr>
          <w:rStyle w:val="VerbatimChar"/>
          <w:rFonts w:eastAsia="宋体" w:cs="Consolas" w:hint="eastAsia"/>
          <w:color w:val="333333"/>
          <w:sz w:val="21"/>
          <w:szCs w:val="21"/>
        </w:rPr>
        <w:t>并重新生成代码”</w:t>
      </w:r>
    </w:p>
    <w:p w14:paraId="795AC6A2" w14:textId="77777777" w:rsidR="00521EAF" w:rsidRDefault="005924B4">
      <w:pPr>
        <w:pStyle w:val="2"/>
      </w:pPr>
      <w:bookmarkStart w:id="218" w:name="s-r05-计划修复耗尽后的检索与代码修复"/>
      <w:bookmarkEnd w:id="207"/>
      <w:r>
        <w:t xml:space="preserve">4.12 S-R05 </w:t>
      </w:r>
      <w:del w:id="219" w:author="连小利" w:date="2026-10-24T18:19:00Z">
        <w:r>
          <w:rPr>
            <w:rFonts w:hint="eastAsia"/>
          </w:rPr>
          <w:delText>计划</w:delText>
        </w:r>
      </w:del>
      <w:ins w:id="220" w:author="连小利" w:date="2026-10-24T18:19:00Z">
        <w:r>
          <w:rPr>
            <w:rFonts w:hint="eastAsia"/>
          </w:rPr>
          <w:t>规划</w:t>
        </w:r>
      </w:ins>
      <w:r>
        <w:rPr>
          <w:rFonts w:hint="eastAsia"/>
        </w:rPr>
        <w:t>修复耗尽后的检索与代码修复</w:t>
      </w:r>
    </w:p>
    <w:p w14:paraId="00B0B527" w14:textId="77777777" w:rsidR="00521EAF" w:rsidRDefault="005924B4">
      <w:pPr>
        <w:pStyle w:val="FirstParagraph"/>
        <w:ind w:firstLine="560"/>
      </w:pPr>
      <w:r>
        <w:rPr>
          <w:rFonts w:hint="eastAsia"/>
        </w:rPr>
        <w:t>公开</w:t>
      </w:r>
      <w:proofErr w:type="gramStart"/>
      <w:r>
        <w:rPr>
          <w:rFonts w:hint="eastAsia"/>
        </w:rPr>
        <w:t>测试仍</w:t>
      </w:r>
      <w:proofErr w:type="gramEnd"/>
      <w:r>
        <w:rPr>
          <w:rFonts w:hint="eastAsia"/>
        </w:rPr>
        <w:t>失败、</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oMath>
      <w:r>
        <w:t xml:space="preserve"> </w:t>
      </w:r>
      <w:r>
        <w:rPr>
          <w:rFonts w:hint="eastAsia"/>
        </w:rPr>
        <w:t>且代码修复次数</w:t>
      </w:r>
      <w:r>
        <w:t xml:space="preserve"> </w:t>
      </w:r>
      <m:oMath>
        <m:r>
          <w:rPr>
            <w:rFonts w:ascii="Cambria Math" w:hAnsi="Cambria Math"/>
          </w:rPr>
          <m:t>j</m:t>
        </m:r>
        <m:r>
          <m:rPr>
            <m:sty m:val="p"/>
          </m:rPr>
          <w:rPr>
            <w:rFonts w:ascii="Cambria Math" w:hAnsi="Cambria Math"/>
          </w:rPr>
          <m:t>&lt;</m:t>
        </m:r>
        <m:sSub>
          <m:sSubPr>
            <m:ctrlPr>
              <w:rPr>
                <w:rFonts w:ascii="Cambria Math" w:hAnsi="Cambria Math"/>
              </w:rPr>
            </m:ctrlPr>
          </m:sSubPr>
          <m:e>
            <m:r>
              <w:rPr>
                <w:rFonts w:ascii="Cambria Math" w:hAnsi="Cambria Math"/>
              </w:rPr>
              <m:t>B</m:t>
            </m:r>
          </m:e>
          <m:sub>
            <m:r>
              <w:rPr>
                <w:rFonts w:ascii="Cambria Math" w:hAnsi="Cambria Math"/>
              </w:rPr>
              <m:t>C</m:t>
            </m:r>
          </m:sub>
        </m:sSub>
      </m:oMath>
      <w:r>
        <w:t xml:space="preserve"> </w:t>
      </w:r>
      <w:r>
        <w:rPr>
          <w:rFonts w:hint="eastAsia"/>
        </w:rPr>
        <w:t>时，进入代码修复阶段。规划端既有实验设置</w:t>
      </w:r>
      <w:r>
        <w:t xml:space="preserve"> </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6</m:t>
        </m:r>
      </m:oMath>
      <w:r>
        <w:rPr>
          <w:rFonts w:hint="eastAsia"/>
        </w:rPr>
        <w:t>；首次进入时，以最终</w:t>
      </w:r>
      <w:del w:id="221" w:author="连小利" w:date="2026-10-24T18:19:00Z">
        <w:r>
          <w:rPr>
            <w:rFonts w:hint="eastAsia"/>
          </w:rPr>
          <w:delText>计划</w:delText>
        </w:r>
      </w:del>
      <w:ins w:id="222" w:author="连小利" w:date="2026-10-24T18:19:00Z">
        <w:r>
          <w:rPr>
            <w:rFonts w:hint="eastAsia"/>
          </w:rPr>
          <w:t>规划</w:t>
        </w:r>
      </w:ins>
      <w:r>
        <w:rPr>
          <w:rFonts w:hint="eastAsia"/>
        </w:rPr>
        <w:t>为唯一查询检索并重排参考案例，随后固定</w:t>
      </w:r>
      <w:del w:id="223" w:author="连小利" w:date="2026-10-24T18:19:00Z">
        <w:r>
          <w:rPr>
            <w:rFonts w:hint="eastAsia"/>
          </w:rPr>
          <w:delText>计划</w:delText>
        </w:r>
      </w:del>
      <w:ins w:id="224" w:author="连小利" w:date="2026-10-24T18:19:00Z">
        <w:r>
          <w:rPr>
            <w:rFonts w:hint="eastAsia"/>
          </w:rPr>
          <w:t>规划</w:t>
        </w:r>
      </w:ins>
      <w:r>
        <w:rPr>
          <w:rFonts w:hint="eastAsia"/>
        </w:rPr>
        <w:t>和案例，逐轮更新代码及失败反馈。</w:t>
      </w:r>
    </w:p>
    <w:p w14:paraId="63806454" w14:textId="77777777" w:rsidR="00521EAF" w:rsidRDefault="005924B4">
      <w:pPr>
        <w:pStyle w:val="SourceCode"/>
      </w:pPr>
      <w:r>
        <w:rPr>
          <w:rStyle w:val="VerbatimChar"/>
          <w:rFonts w:eastAsia="宋体" w:cs="Consolas" w:hint="eastAsia"/>
          <w:color w:val="333333"/>
          <w:sz w:val="21"/>
          <w:szCs w:val="21"/>
        </w:rPr>
        <w:t>输入：公开测试是否全部通过、</w:t>
      </w:r>
      <w:del w:id="225" w:author="连小利" w:date="2026-10-24T18:19:00Z">
        <w:r>
          <w:rPr>
            <w:rStyle w:val="VerbatimChar"/>
            <w:rFonts w:eastAsia="宋体" w:cs="Consolas" w:hint="eastAsia"/>
            <w:color w:val="333333"/>
            <w:sz w:val="21"/>
            <w:szCs w:val="21"/>
          </w:rPr>
          <w:delText>计划</w:delText>
        </w:r>
      </w:del>
      <w:ins w:id="226" w:author="连小利" w:date="2026-10-24T18:19:00Z">
        <w:r>
          <w:rPr>
            <w:rStyle w:val="VerbatimChar"/>
            <w:rFonts w:eastAsia="宋体" w:cs="Consolas" w:hint="eastAsia"/>
            <w:color w:val="333333"/>
            <w:sz w:val="21"/>
            <w:szCs w:val="21"/>
          </w:rPr>
          <w:t>规划</w:t>
        </w:r>
      </w:ins>
      <w:r>
        <w:rPr>
          <w:rStyle w:val="VerbatimChar"/>
          <w:rFonts w:eastAsia="宋体" w:cs="Consolas" w:hint="eastAsia"/>
          <w:color w:val="333333"/>
          <w:sz w:val="21"/>
          <w:szCs w:val="21"/>
        </w:rPr>
        <w:t>修复次数</w:t>
      </w:r>
      <w:r>
        <w:rPr>
          <w:rStyle w:val="VerbatimChar"/>
          <w:rFonts w:eastAsia="宋体" w:cs="Consolas"/>
          <w:color w:val="333333"/>
          <w:sz w:val="21"/>
          <w:szCs w:val="21"/>
        </w:rPr>
        <w:t xml:space="preserve"> </w:t>
      </w:r>
      <w:proofErr w:type="spellStart"/>
      <w:r>
        <w:rPr>
          <w:rStyle w:val="VerbatimChar"/>
          <w:rFonts w:eastAsia="宋体" w:cs="Consolas"/>
          <w:color w:val="333333"/>
          <w:sz w:val="21"/>
          <w:szCs w:val="21"/>
        </w:rPr>
        <w:t>i</w:t>
      </w:r>
      <w:proofErr w:type="spellEnd"/>
      <w:r>
        <w:rPr>
          <w:rStyle w:val="VerbatimChar"/>
          <w:rFonts w:eastAsia="宋体" w:cs="Consolas"/>
          <w:color w:val="333333"/>
          <w:sz w:val="21"/>
          <w:szCs w:val="21"/>
        </w:rPr>
        <w:t xml:space="preserve"> </w:t>
      </w:r>
      <w:r>
        <w:rPr>
          <w:rStyle w:val="VerbatimChar"/>
          <w:rFonts w:eastAsia="宋体" w:cs="Consolas" w:hint="eastAsia"/>
          <w:color w:val="333333"/>
          <w:sz w:val="21"/>
          <w:szCs w:val="21"/>
        </w:rPr>
        <w:t>与上限</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B_P</w:t>
      </w:r>
      <w:r>
        <w:rPr>
          <w:rStyle w:val="VerbatimChar"/>
          <w:rFonts w:eastAsia="宋体" w:cs="Consolas" w:hint="eastAsia"/>
          <w:color w:val="333333"/>
          <w:sz w:val="21"/>
          <w:szCs w:val="21"/>
        </w:rPr>
        <w:t>、代码修复次数</w:t>
      </w:r>
      <w:r>
        <w:rPr>
          <w:rStyle w:val="VerbatimChar"/>
          <w:rFonts w:eastAsia="宋体" w:cs="Consolas"/>
          <w:color w:val="333333"/>
          <w:sz w:val="21"/>
          <w:szCs w:val="21"/>
        </w:rPr>
        <w:t xml:space="preserve"> j </w:t>
      </w:r>
      <w:r>
        <w:rPr>
          <w:rStyle w:val="VerbatimChar"/>
          <w:rFonts w:eastAsia="宋体" w:cs="Consolas" w:hint="eastAsia"/>
          <w:color w:val="333333"/>
          <w:sz w:val="21"/>
          <w:szCs w:val="21"/>
        </w:rPr>
        <w:t>与上限</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B_C</w:t>
      </w:r>
      <w:r>
        <w:rPr>
          <w:rStyle w:val="VerbatimChar"/>
          <w:rFonts w:eastAsia="宋体" w:cs="Consolas" w:hint="eastAsia"/>
          <w:color w:val="333333"/>
          <w:sz w:val="21"/>
          <w:szCs w:val="21"/>
        </w:rPr>
        <w:t>（默认</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6</w:t>
      </w:r>
      <w:r>
        <w:rPr>
          <w:rStyle w:val="VerbatimChar"/>
          <w:rFonts w:eastAsia="宋体" w:cs="Consolas" w:hint="eastAsia"/>
          <w:color w:val="333333"/>
          <w:sz w:val="21"/>
          <w:szCs w:val="21"/>
        </w:rPr>
        <w:t>）</w:t>
      </w:r>
      <w:r>
        <w:rPr>
          <w:rFonts w:ascii="Consolas" w:eastAsia="宋体" w:hAnsi="Consolas" w:cs="Consolas"/>
          <w:color w:val="333333"/>
          <w:sz w:val="21"/>
          <w:szCs w:val="21"/>
        </w:rPr>
        <w:br/>
      </w:r>
      <w:r>
        <w:rPr>
          <w:rStyle w:val="VerbatimChar"/>
          <w:rFonts w:eastAsia="宋体" w:cs="Consolas" w:hint="eastAsia"/>
          <w:color w:val="333333"/>
          <w:sz w:val="21"/>
          <w:szCs w:val="21"/>
        </w:rPr>
        <w:t>输出：策略是否适用</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triggered</w:t>
      </w:r>
      <w:r>
        <w:rPr>
          <w:rStyle w:val="VerbatimChar"/>
          <w:rFonts w:eastAsia="宋体" w:cs="Consolas" w:hint="eastAsia"/>
          <w:color w:val="333333"/>
          <w:sz w:val="21"/>
          <w:szCs w:val="21"/>
        </w:rPr>
        <w:t>、下一动作“进入或继续基于最终</w:t>
      </w:r>
      <w:del w:id="227" w:author="连小利" w:date="2026-10-24T18:19:00Z">
        <w:r>
          <w:rPr>
            <w:rStyle w:val="VerbatimChar"/>
            <w:rFonts w:eastAsia="宋体" w:cs="Consolas" w:hint="eastAsia"/>
            <w:color w:val="333333"/>
            <w:sz w:val="21"/>
            <w:szCs w:val="21"/>
          </w:rPr>
          <w:delText>计划</w:delText>
        </w:r>
      </w:del>
      <w:ins w:id="228" w:author="连小利" w:date="2026-10-24T18:19:00Z">
        <w:r>
          <w:rPr>
            <w:rStyle w:val="VerbatimChar"/>
            <w:rFonts w:eastAsia="宋体" w:cs="Consolas" w:hint="eastAsia"/>
            <w:color w:val="333333"/>
            <w:sz w:val="21"/>
            <w:szCs w:val="21"/>
          </w:rPr>
          <w:t>规划</w:t>
        </w:r>
      </w:ins>
      <w:r>
        <w:rPr>
          <w:rStyle w:val="VerbatimChar"/>
          <w:rFonts w:eastAsia="宋体" w:cs="Consolas" w:hint="eastAsia"/>
          <w:color w:val="333333"/>
          <w:sz w:val="21"/>
          <w:szCs w:val="21"/>
        </w:rPr>
        <w:t>和参考案例的代码修复”</w:t>
      </w:r>
    </w:p>
    <w:p w14:paraId="5F9513EC" w14:textId="77777777" w:rsidR="00521EAF" w:rsidRDefault="005924B4">
      <w:pPr>
        <w:pStyle w:val="2"/>
      </w:pPr>
      <w:bookmarkStart w:id="229" w:name="s-r06-公开测试通过或预算耗尽后的停止"/>
      <w:bookmarkEnd w:id="218"/>
      <w:r>
        <w:t xml:space="preserve">4.13 S-R06 </w:t>
      </w:r>
      <w:r>
        <w:rPr>
          <w:rFonts w:hint="eastAsia"/>
        </w:rPr>
        <w:t>公开测试通过或预算耗尽后</w:t>
      </w:r>
      <w:del w:id="230" w:author="连小利" w:date="2026-10-24T18:34:00Z">
        <w:r>
          <w:rPr>
            <w:rFonts w:hint="eastAsia"/>
          </w:rPr>
          <w:delText>的</w:delText>
        </w:r>
      </w:del>
      <w:r>
        <w:rPr>
          <w:rFonts w:hint="eastAsia"/>
        </w:rPr>
        <w:t>停止</w:t>
      </w:r>
      <w:ins w:id="231" w:author="连小利" w:date="2026-10-24T18:34:00Z">
        <w:r>
          <w:rPr>
            <w:rFonts w:hint="eastAsia"/>
          </w:rPr>
          <w:t>生成</w:t>
        </w:r>
      </w:ins>
    </w:p>
    <w:p w14:paraId="0FEF2D4D" w14:textId="77777777" w:rsidR="00521EAF" w:rsidRDefault="005924B4">
      <w:pPr>
        <w:pStyle w:val="FirstParagraph"/>
        <w:ind w:firstLine="560"/>
      </w:pPr>
      <w:r>
        <w:rPr>
          <w:rFonts w:hint="eastAsia"/>
        </w:rPr>
        <w:t>公开测试全部通过时立即停止；若</w:t>
      </w:r>
      <w:r>
        <w:t xml:space="preserve">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oMath>
      <w:r>
        <w:t xml:space="preserve"> </w:t>
      </w:r>
      <w:r>
        <w:rPr>
          <w:rFonts w:hint="eastAsia"/>
        </w:rPr>
        <w:t>且</w:t>
      </w:r>
      <w:r>
        <w:t xml:space="preserve">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oMath>
      <w:r>
        <w:rPr>
          <w:rFonts w:hint="eastAsia"/>
        </w:rPr>
        <w:t>，也停止并返回最后的代码。隐藏测试仅用于离线评价返回结果，不能用其选择中间版本。三条控制策略的次序为：先检查是否通过，再判断</w:t>
      </w:r>
      <w:del w:id="232" w:author="连小利" w:date="2026-10-24T18:19:00Z">
        <w:r>
          <w:rPr>
            <w:rFonts w:hint="eastAsia"/>
          </w:rPr>
          <w:delText>计划</w:delText>
        </w:r>
      </w:del>
      <w:ins w:id="233" w:author="连小利" w:date="2026-10-24T18:19:00Z">
        <w:r>
          <w:rPr>
            <w:rFonts w:hint="eastAsia"/>
          </w:rPr>
          <w:t>规划</w:t>
        </w:r>
      </w:ins>
      <w:r>
        <w:rPr>
          <w:rFonts w:hint="eastAsia"/>
        </w:rPr>
        <w:t>修复余量，随后判断代码修复余量。</w:t>
      </w:r>
    </w:p>
    <w:p w14:paraId="3CFEC707" w14:textId="77777777" w:rsidR="00521EAF" w:rsidRDefault="005924B4">
      <w:pPr>
        <w:pStyle w:val="SourceCode"/>
      </w:pPr>
      <w:r>
        <w:rPr>
          <w:rStyle w:val="VerbatimChar"/>
          <w:rFonts w:eastAsia="宋体" w:cs="Consolas" w:hint="eastAsia"/>
          <w:color w:val="333333"/>
          <w:sz w:val="21"/>
          <w:szCs w:val="21"/>
        </w:rPr>
        <w:t>输入：公开测试是否全部通过、两类修复的已执行次数及预算上限、当前代码</w:t>
      </w:r>
      <w:r>
        <w:rPr>
          <w:rFonts w:ascii="Consolas" w:eastAsia="宋体" w:hAnsi="Consolas" w:cs="Consolas"/>
          <w:color w:val="333333"/>
          <w:sz w:val="21"/>
          <w:szCs w:val="21"/>
        </w:rPr>
        <w:br/>
      </w:r>
      <w:r>
        <w:rPr>
          <w:rStyle w:val="VerbatimChar"/>
          <w:rFonts w:eastAsia="宋体" w:cs="Consolas" w:hint="eastAsia"/>
          <w:color w:val="333333"/>
          <w:sz w:val="21"/>
          <w:szCs w:val="21"/>
        </w:rPr>
        <w:t>输出：是否停止</w:t>
      </w:r>
      <w:r>
        <w:rPr>
          <w:rStyle w:val="VerbatimChar"/>
          <w:rFonts w:eastAsia="宋体" w:cs="Consolas"/>
          <w:color w:val="333333"/>
          <w:sz w:val="21"/>
          <w:szCs w:val="21"/>
        </w:rPr>
        <w:t xml:space="preserve"> </w:t>
      </w:r>
      <w:r>
        <w:rPr>
          <w:rStyle w:val="VerbatimChar"/>
          <w:rFonts w:eastAsia="宋体" w:cs="Consolas" w:hint="eastAsia"/>
          <w:color w:val="333333"/>
          <w:sz w:val="21"/>
          <w:szCs w:val="21"/>
        </w:rPr>
        <w:t>stop</w:t>
      </w:r>
      <w:r>
        <w:rPr>
          <w:rStyle w:val="VerbatimChar"/>
          <w:rFonts w:eastAsia="宋体" w:cs="Consolas" w:hint="eastAsia"/>
          <w:color w:val="333333"/>
          <w:sz w:val="21"/>
          <w:szCs w:val="21"/>
        </w:rPr>
        <w:t>、停止时返回的当前代码及原因（公开测试通过或预算耗尽）</w:t>
      </w:r>
    </w:p>
    <w:p w14:paraId="086295B1" w14:textId="77777777" w:rsidR="00521EAF" w:rsidRDefault="005924B4">
      <w:pPr>
        <w:pStyle w:val="1"/>
      </w:pPr>
      <w:bookmarkStart w:id="234" w:name="指标与规则的实验依据及应用案例"/>
      <w:bookmarkEnd w:id="168"/>
      <w:bookmarkEnd w:id="229"/>
      <w:r>
        <w:t xml:space="preserve">5 </w:t>
      </w:r>
      <w:r>
        <w:rPr>
          <w:rFonts w:hint="eastAsia"/>
        </w:rPr>
        <w:t>指标与规则的实验依据及应用案例</w:t>
      </w:r>
    </w:p>
    <w:p w14:paraId="1EBAC785" w14:textId="77777777" w:rsidR="00521EAF" w:rsidRDefault="005924B4">
      <w:pPr>
        <w:pStyle w:val="2"/>
      </w:pPr>
      <w:bookmarkStart w:id="235" w:name="需求扰动下的结构与功能变化p-i01p-i03p-i08"/>
      <w:r>
        <w:t xml:space="preserve">5.1 </w:t>
      </w:r>
      <w:r>
        <w:rPr>
          <w:rFonts w:hint="eastAsia"/>
        </w:rPr>
        <w:t>需求扰动下的结构与功能变化（</w:t>
      </w:r>
      <w:r>
        <w:rPr>
          <w:rFonts w:hint="eastAsia"/>
        </w:rPr>
        <w:t>P-I01</w:t>
      </w:r>
      <w:r>
        <w:rPr>
          <w:rFonts w:hint="eastAsia"/>
        </w:rPr>
        <w:t>—</w:t>
      </w:r>
      <w:r>
        <w:rPr>
          <w:rFonts w:hint="eastAsia"/>
        </w:rPr>
        <w:t>P-I03</w:t>
      </w:r>
      <w:r>
        <w:rPr>
          <w:rFonts w:hint="eastAsia"/>
        </w:rPr>
        <w:t>、</w:t>
      </w:r>
      <w:r>
        <w:rPr>
          <w:rFonts w:hint="eastAsia"/>
        </w:rPr>
        <w:t>P-I08</w:t>
      </w:r>
      <w:r>
        <w:rPr>
          <w:rFonts w:hint="eastAsia"/>
        </w:rPr>
        <w:t>）</w:t>
      </w:r>
    </w:p>
    <w:p w14:paraId="47246EE7" w14:textId="77777777" w:rsidR="00521EAF" w:rsidRDefault="005924B4">
      <w:pPr>
        <w:pStyle w:val="FirstParagraph"/>
        <w:ind w:firstLine="560"/>
      </w:pPr>
      <w:r>
        <w:rPr>
          <w:rFonts w:hint="eastAsia"/>
        </w:rPr>
        <w:t>本项目需求端既有实验使用</w:t>
      </w:r>
      <w:r>
        <w:t xml:space="preserve"> </w:t>
      </w:r>
      <w:r>
        <w:rPr>
          <w:rFonts w:hint="eastAsia"/>
        </w:rPr>
        <w:t>DeepSeek-V4-Flash</w:t>
      </w:r>
      <w:r>
        <w:rPr>
          <w:rFonts w:hint="eastAsia"/>
        </w:rPr>
        <w:t>，在</w:t>
      </w:r>
      <w:r>
        <w:t xml:space="preserve"> </w:t>
      </w:r>
      <w:proofErr w:type="spellStart"/>
      <w:r>
        <w:t>HumanEval</w:t>
      </w:r>
      <w:proofErr w:type="spellEnd"/>
      <w:r>
        <w:t>-</w:t>
      </w:r>
      <w:r>
        <w:t xml:space="preserve">ET </w:t>
      </w:r>
      <w:r>
        <w:rPr>
          <w:rFonts w:hint="eastAsia"/>
        </w:rPr>
        <w:t>和</w:t>
      </w:r>
      <w:r>
        <w:t xml:space="preserve"> </w:t>
      </w:r>
      <w:proofErr w:type="spellStart"/>
      <w:r>
        <w:t>LiveCodeBench</w:t>
      </w:r>
      <w:proofErr w:type="spellEnd"/>
      <w:r>
        <w:t xml:space="preserve"> </w:t>
      </w:r>
      <w:r>
        <w:rPr>
          <w:rFonts w:hint="eastAsia"/>
        </w:rPr>
        <w:t>上对原始需求及六类扰动分别生成五份候选，并计算平均测试通过率、代码差异、归一化功能波动及综合分数。其中</w:t>
      </w:r>
      <w:r>
        <w:t xml:space="preserve"> P-I01—P-I03 </w:t>
      </w:r>
      <w:r>
        <w:rPr>
          <w:rFonts w:hint="eastAsia"/>
        </w:rPr>
        <w:t>分别对应结构差异、功能波动和</w:t>
      </w:r>
      <w:r>
        <w:t xml:space="preserve"> </w:t>
      </w:r>
      <w:r>
        <w:rPr>
          <w:rFonts w:hint="eastAsia"/>
        </w:rPr>
        <w:t>UQ</w:t>
      </w:r>
      <w:r>
        <w:rPr>
          <w:rFonts w:hint="eastAsia"/>
        </w:rPr>
        <w:t>；</w:t>
      </w:r>
      <w:r>
        <w:rPr>
          <w:rFonts w:hint="eastAsia"/>
        </w:rPr>
        <w:t>P-I08</w:t>
      </w:r>
      <w:r>
        <w:t xml:space="preserve"> </w:t>
      </w:r>
      <w:r>
        <w:rPr>
          <w:rFonts w:hint="eastAsia"/>
        </w:rPr>
        <w:t>对应扰动条件减原始条件的</w:t>
      </w:r>
      <w:r>
        <w:t xml:space="preserve"> UQ </w:t>
      </w:r>
      <w:r>
        <w:rPr>
          <w:rFonts w:hint="eastAsia"/>
        </w:rPr>
        <w:t>差值。</w:t>
      </w:r>
    </w:p>
    <w:p w14:paraId="0303CC18" w14:textId="77777777" w:rsidR="00521EAF" w:rsidRDefault="005924B4">
      <w:pPr>
        <w:pStyle w:val="a0"/>
        <w:ind w:firstLine="560"/>
      </w:pPr>
      <w:r>
        <w:rPr>
          <w:rFonts w:hint="eastAsia"/>
        </w:rPr>
        <w:lastRenderedPageBreak/>
        <w:t>内容改写在两个数据集上均带来较明显的质量下降和</w:t>
      </w:r>
      <w:r>
        <w:t xml:space="preserve"> UQ </w:t>
      </w:r>
      <w:r>
        <w:rPr>
          <w:rFonts w:hint="eastAsia"/>
        </w:rPr>
        <w:t>上升；无关噪声并不必然增加</w:t>
      </w:r>
      <w:r>
        <w:t xml:space="preserve"> </w:t>
      </w:r>
      <w:r>
        <w:rPr>
          <w:rFonts w:hint="eastAsia"/>
        </w:rPr>
        <w:t>UQ</w:t>
      </w:r>
      <w:r>
        <w:rPr>
          <w:rFonts w:hint="eastAsia"/>
        </w:rPr>
        <w:t>，拼写扰动的影响相对有限，冗长改写和格式变化的影响依赖数据集。这说明分类不能简单采用“文本变化越大，不确定性越高”的假设，而应区分任务信息变化和表达形式变化。</w:t>
      </w:r>
    </w:p>
    <w:p w14:paraId="0955A511" w14:textId="77777777" w:rsidR="00521EAF" w:rsidRDefault="005924B4">
      <w:pPr>
        <w:pStyle w:val="a0"/>
        <w:ind w:firstLine="560"/>
      </w:pPr>
      <w:r>
        <w:rPr>
          <w:rFonts w:hint="eastAsia"/>
        </w:rPr>
        <w:t>应用时，若</w:t>
      </w:r>
      <w:proofErr w:type="gramStart"/>
      <w:r>
        <w:rPr>
          <w:rFonts w:hint="eastAsia"/>
        </w:rPr>
        <w:t>某</w:t>
      </w:r>
      <w:r>
        <w:rPr>
          <w:rFonts w:hint="eastAsia"/>
        </w:rPr>
        <w:t>需求</w:t>
      </w:r>
      <w:proofErr w:type="gramEnd"/>
      <w:r>
        <w:rPr>
          <w:rFonts w:hint="eastAsia"/>
        </w:rPr>
        <w:t>的</w:t>
      </w:r>
      <w:r>
        <w:t xml:space="preserve"> P-I01 </w:t>
      </w:r>
      <w:r>
        <w:rPr>
          <w:rFonts w:hint="eastAsia"/>
        </w:rPr>
        <w:t>增大但</w:t>
      </w:r>
      <w:r>
        <w:t xml:space="preserve"> P-I02 </w:t>
      </w:r>
      <w:r>
        <w:rPr>
          <w:rFonts w:hint="eastAsia"/>
        </w:rPr>
        <w:t>接近零且平均通过率较高，可能是多种实现均满足测试；若二者同时增大且平均通过率下降，则更值得检查需求条件或模型求解过程。这里的解释需要三个</w:t>
      </w:r>
      <w:proofErr w:type="gramStart"/>
      <w:r>
        <w:rPr>
          <w:rFonts w:hint="eastAsia"/>
        </w:rPr>
        <w:t>量共同</w:t>
      </w:r>
      <w:proofErr w:type="gramEnd"/>
      <w:r>
        <w:rPr>
          <w:rFonts w:hint="eastAsia"/>
        </w:rPr>
        <w:t>支持，</w:t>
      </w:r>
      <w:r>
        <w:rPr>
          <w:rFonts w:hint="eastAsia"/>
        </w:rPr>
        <w:t>P-I08</w:t>
      </w:r>
      <w:r>
        <w:t xml:space="preserve"> </w:t>
      </w:r>
      <w:r>
        <w:rPr>
          <w:rFonts w:hint="eastAsia"/>
        </w:rPr>
        <w:t>的正值本身不构成需求有歧义的充分证据。</w:t>
      </w:r>
    </w:p>
    <w:p w14:paraId="1DC6EF01" w14:textId="77777777" w:rsidR="00521EAF" w:rsidRDefault="005924B4">
      <w:pPr>
        <w:pStyle w:val="2"/>
      </w:pPr>
      <w:bookmarkStart w:id="236" w:name="综合分数与选择性澄清p-i03p-r01p-r04p-r06"/>
      <w:bookmarkEnd w:id="235"/>
      <w:r>
        <w:t xml:space="preserve">5.2 </w:t>
      </w:r>
      <w:r>
        <w:rPr>
          <w:rFonts w:hint="eastAsia"/>
        </w:rPr>
        <w:t>综合分数与选择性澄清（</w:t>
      </w:r>
      <w:r>
        <w:rPr>
          <w:rFonts w:hint="eastAsia"/>
        </w:rPr>
        <w:t>P-I03</w:t>
      </w:r>
      <w:r>
        <w:rPr>
          <w:rFonts w:hint="eastAsia"/>
        </w:rPr>
        <w:t>、</w:t>
      </w:r>
      <w:r>
        <w:rPr>
          <w:rFonts w:hint="eastAsia"/>
        </w:rPr>
        <w:t>P-R01</w:t>
      </w:r>
      <w:r>
        <w:rPr>
          <w:rFonts w:hint="eastAsia"/>
        </w:rPr>
        <w:t>、</w:t>
      </w:r>
      <w:r>
        <w:rPr>
          <w:rFonts w:hint="eastAsia"/>
        </w:rPr>
        <w:t>P-R04</w:t>
      </w:r>
      <w:r>
        <w:rPr>
          <w:rFonts w:hint="eastAsia"/>
        </w:rPr>
        <w:t>—</w:t>
      </w:r>
      <w:r>
        <w:rPr>
          <w:rFonts w:hint="eastAsia"/>
        </w:rPr>
        <w:t>P-R06</w:t>
      </w:r>
      <w:r>
        <w:rPr>
          <w:rFonts w:hint="eastAsia"/>
        </w:rPr>
        <w:t>）</w:t>
      </w:r>
    </w:p>
    <w:p w14:paraId="46B7F15E" w14:textId="77777777" w:rsidR="00521EAF" w:rsidRDefault="005924B4">
      <w:pPr>
        <w:pStyle w:val="FirstParagraph"/>
        <w:ind w:firstLine="560"/>
      </w:pPr>
      <w:r>
        <w:rPr>
          <w:rFonts w:hint="eastAsia"/>
        </w:rPr>
        <w:t>本项目需求端既有澄清实验在已选择的子集中，按离线</w:t>
      </w:r>
      <w:r>
        <w:t xml:space="preserve"> UQ </w:t>
      </w:r>
      <w:r>
        <w:rPr>
          <w:rFonts w:hint="eastAsia"/>
        </w:rPr>
        <w:t>的分位数划分低、中、高三组，考察澄清前后</w:t>
      </w:r>
      <w:r>
        <w:t xml:space="preserve"> </w:t>
      </w:r>
      <w:r>
        <w:rPr>
          <w:rFonts w:hint="eastAsia"/>
        </w:rPr>
        <w:t>pass@1</w:t>
      </w:r>
      <w:r>
        <w:rPr>
          <w:rFonts w:hint="eastAsia"/>
        </w:rPr>
        <w:t>；</w:t>
      </w:r>
      <w:r>
        <w:rPr>
          <w:color w:val="000000"/>
        </w:rPr>
        <w:t>表</w:t>
      </w:r>
      <w:r>
        <w:rPr>
          <w:color w:val="000000"/>
        </w:rPr>
        <w:t xml:space="preserve"> </w:t>
      </w:r>
      <w:r>
        <w:rPr>
          <w:color w:val="000000"/>
        </w:rPr>
        <w:fldChar w:fldCharType="begin"/>
      </w:r>
      <w:r>
        <w:rPr>
          <w:color w:val="000000"/>
        </w:rPr>
        <w:instrText xml:space="preserve"> REF cap_table_3 </w:instrText>
      </w:r>
      <w:r>
        <w:rPr>
          <w:color w:val="000000"/>
        </w:rPr>
        <w:fldChar w:fldCharType="separate"/>
      </w:r>
      <w:r>
        <w:rPr>
          <w:color w:val="000000"/>
        </w:rPr>
        <w:t>3</w:t>
      </w:r>
      <w:r>
        <w:rPr>
          <w:color w:val="000000"/>
        </w:rPr>
        <w:fldChar w:fldCharType="end"/>
      </w:r>
      <w:r>
        <w:rPr>
          <w:color w:val="000000"/>
        </w:rPr>
        <w:t>中的结果为两个生成模型的平均值，</w:t>
      </w:r>
      <w:proofErr w:type="gramStart"/>
      <w:r>
        <w:rPr>
          <w:color w:val="000000"/>
        </w:rPr>
        <w:t>取直接</w:t>
      </w:r>
      <w:proofErr w:type="gramEnd"/>
      <w:r>
        <w:rPr>
          <w:color w:val="000000"/>
        </w:rPr>
        <w:t>生成设置，</w:t>
      </w:r>
      <w:r>
        <w:rPr>
          <w:color w:val="000000"/>
        </w:rPr>
        <w:t>UQ</w:t>
      </w:r>
      <w:r>
        <w:t xml:space="preserve"> </w:t>
      </w:r>
      <w:r>
        <w:rPr>
          <w:rFonts w:hint="eastAsia"/>
        </w:rPr>
        <w:t>统一换算为</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rFonts w:hint="eastAsia"/>
        </w:rPr>
        <w:t>数值。</w:t>
      </w:r>
    </w:p>
    <w:p w14:paraId="1EF793FD" w14:textId="77777777" w:rsidR="00521EAF" w:rsidRDefault="005924B4">
      <w:pPr>
        <w:pStyle w:val="a5"/>
        <w:keepNext/>
        <w:snapToGrid w:val="0"/>
        <w:spacing w:before="120" w:after="100" w:line="264" w:lineRule="auto"/>
        <w:ind w:firstLine="440"/>
        <w:jc w:val="center"/>
      </w:pPr>
      <w:r>
        <w:rPr>
          <w:i w:val="0"/>
          <w:color w:val="000000"/>
          <w:sz w:val="22"/>
        </w:rPr>
        <w:t>表</w:t>
      </w:r>
      <w:r>
        <w:rPr>
          <w:i w:val="0"/>
          <w:color w:val="000000"/>
          <w:sz w:val="22"/>
        </w:rPr>
        <w:t xml:space="preserve"> </w:t>
      </w:r>
      <w:bookmarkStart w:id="237" w:name="cap_table_3"/>
      <w:r>
        <w:rPr>
          <w:i w:val="0"/>
          <w:color w:val="000000"/>
          <w:sz w:val="22"/>
        </w:rPr>
        <w:fldChar w:fldCharType="begin"/>
      </w:r>
      <w:r>
        <w:rPr>
          <w:i w:val="0"/>
          <w:color w:val="000000"/>
          <w:sz w:val="22"/>
        </w:rPr>
        <w:instrText xml:space="preserve"> SEQ Table \* ARABIC </w:instrText>
      </w:r>
      <w:r>
        <w:rPr>
          <w:i w:val="0"/>
          <w:color w:val="000000"/>
          <w:sz w:val="22"/>
        </w:rPr>
        <w:fldChar w:fldCharType="separate"/>
      </w:r>
      <w:r>
        <w:rPr>
          <w:i w:val="0"/>
          <w:color w:val="000000"/>
          <w:sz w:val="22"/>
        </w:rPr>
        <w:t>3</w:t>
      </w:r>
      <w:r>
        <w:rPr>
          <w:i w:val="0"/>
          <w:color w:val="000000"/>
          <w:sz w:val="22"/>
        </w:rPr>
        <w:fldChar w:fldCharType="end"/>
      </w:r>
      <w:bookmarkEnd w:id="237"/>
      <w:r>
        <w:rPr>
          <w:i w:val="0"/>
          <w:color w:val="000000"/>
          <w:sz w:val="22"/>
        </w:rPr>
        <w:t xml:space="preserve">  </w:t>
      </w:r>
      <w:r>
        <w:rPr>
          <w:i w:val="0"/>
          <w:color w:val="000000"/>
          <w:sz w:val="22"/>
        </w:rPr>
        <w:t>不同</w:t>
      </w:r>
      <w:r>
        <w:rPr>
          <w:i w:val="0"/>
          <w:color w:val="000000"/>
          <w:sz w:val="22"/>
        </w:rPr>
        <w:t xml:space="preserve"> UQ </w:t>
      </w:r>
      <w:proofErr w:type="gramStart"/>
      <w:r>
        <w:rPr>
          <w:i w:val="0"/>
          <w:color w:val="000000"/>
          <w:sz w:val="22"/>
        </w:rPr>
        <w:t>分位组的</w:t>
      </w:r>
      <w:proofErr w:type="gramEnd"/>
      <w:r>
        <w:rPr>
          <w:i w:val="0"/>
          <w:color w:val="000000"/>
          <w:sz w:val="22"/>
        </w:rPr>
        <w:t>需求澄清前后结果</w:t>
      </w:r>
    </w:p>
    <w:tbl>
      <w:tblPr>
        <w:tblStyle w:val="Table"/>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007"/>
        <w:gridCol w:w="1838"/>
        <w:gridCol w:w="1838"/>
        <w:gridCol w:w="1838"/>
        <w:gridCol w:w="1839"/>
      </w:tblGrid>
      <w:tr w:rsidR="00521EAF" w14:paraId="4D70EA57" w14:textId="77777777" w:rsidTr="00521EAF">
        <w:trPr>
          <w:cnfStyle w:val="100000000000" w:firstRow="1" w:lastRow="0" w:firstColumn="0" w:lastColumn="0" w:oddVBand="0" w:evenVBand="0" w:oddHBand="0" w:evenHBand="0" w:firstRowFirstColumn="0" w:firstRowLastColumn="0" w:lastRowFirstColumn="0" w:lastRowLastColumn="0"/>
          <w:cantSplit/>
          <w:tblHeader/>
        </w:trPr>
        <w:tc>
          <w:tcPr>
            <w:tcW w:w="2007" w:type="dxa"/>
            <w:shd w:val="clear" w:color="auto" w:fill="EDEDED"/>
            <w:vAlign w:val="center"/>
          </w:tcPr>
          <w:p w14:paraId="22AE24A4" w14:textId="77777777" w:rsidR="00521EAF" w:rsidRDefault="005924B4">
            <w:pPr>
              <w:pStyle w:val="Compact"/>
              <w:jc w:val="center"/>
            </w:pPr>
            <w:r>
              <w:rPr>
                <w:rFonts w:hint="eastAsia"/>
                <w:b/>
              </w:rPr>
              <w:t>数据集</w:t>
            </w:r>
          </w:p>
        </w:tc>
        <w:tc>
          <w:tcPr>
            <w:tcW w:w="1838" w:type="dxa"/>
            <w:shd w:val="clear" w:color="auto" w:fill="EDEDED"/>
            <w:vAlign w:val="center"/>
          </w:tcPr>
          <w:p w14:paraId="72241FFB" w14:textId="77777777" w:rsidR="00521EAF" w:rsidRDefault="005924B4">
            <w:pPr>
              <w:pStyle w:val="Compact"/>
              <w:jc w:val="center"/>
            </w:pPr>
            <w:r>
              <w:rPr>
                <w:b/>
              </w:rPr>
              <w:t xml:space="preserve">UQ </w:t>
            </w:r>
            <w:proofErr w:type="gramStart"/>
            <w:r>
              <w:rPr>
                <w:rFonts w:hint="eastAsia"/>
                <w:b/>
              </w:rPr>
              <w:t>分位组</w:t>
            </w:r>
            <w:proofErr w:type="gramEnd"/>
          </w:p>
        </w:tc>
        <w:tc>
          <w:tcPr>
            <w:tcW w:w="1838" w:type="dxa"/>
            <w:shd w:val="clear" w:color="auto" w:fill="EDEDED"/>
            <w:vAlign w:val="center"/>
          </w:tcPr>
          <w:p w14:paraId="1C27173B" w14:textId="77777777" w:rsidR="00521EAF" w:rsidRDefault="005924B4">
            <w:pPr>
              <w:pStyle w:val="Compact"/>
              <w:jc w:val="center"/>
            </w:pPr>
            <w:r>
              <w:rPr>
                <w:rFonts w:hint="eastAsia"/>
                <w:b/>
              </w:rPr>
              <w:t>组内平均</w:t>
            </w:r>
            <w:r>
              <w:rPr>
                <w:b/>
              </w:rPr>
              <w:t xml:space="preserve"> UQ</w:t>
            </w:r>
          </w:p>
        </w:tc>
        <w:tc>
          <w:tcPr>
            <w:tcW w:w="1838" w:type="dxa"/>
            <w:shd w:val="clear" w:color="auto" w:fill="EDEDED"/>
            <w:vAlign w:val="center"/>
          </w:tcPr>
          <w:p w14:paraId="28AF1992" w14:textId="77777777" w:rsidR="00521EAF" w:rsidRDefault="005924B4">
            <w:pPr>
              <w:pStyle w:val="Compact"/>
              <w:jc w:val="center"/>
            </w:pPr>
            <w:r>
              <w:rPr>
                <w:rFonts w:hint="eastAsia"/>
                <w:b/>
              </w:rPr>
              <w:t>澄清前</w:t>
            </w:r>
            <w:r>
              <w:rPr>
                <w:b/>
              </w:rPr>
              <w:t xml:space="preserve"> pass@1</w:t>
            </w:r>
          </w:p>
        </w:tc>
        <w:tc>
          <w:tcPr>
            <w:tcW w:w="1839" w:type="dxa"/>
            <w:shd w:val="clear" w:color="auto" w:fill="EDEDED"/>
            <w:vAlign w:val="center"/>
          </w:tcPr>
          <w:p w14:paraId="5D548ED7" w14:textId="77777777" w:rsidR="00521EAF" w:rsidRDefault="005924B4">
            <w:pPr>
              <w:pStyle w:val="Compact"/>
              <w:jc w:val="center"/>
            </w:pPr>
            <w:r>
              <w:rPr>
                <w:rFonts w:hint="eastAsia"/>
                <w:b/>
              </w:rPr>
              <w:t>澄清后</w:t>
            </w:r>
            <w:r>
              <w:rPr>
                <w:b/>
              </w:rPr>
              <w:t xml:space="preserve"> pass@1</w:t>
            </w:r>
          </w:p>
        </w:tc>
      </w:tr>
      <w:tr w:rsidR="00521EAF" w14:paraId="12C8C996" w14:textId="77777777" w:rsidTr="00521EAF">
        <w:trPr>
          <w:cantSplit/>
        </w:trPr>
        <w:tc>
          <w:tcPr>
            <w:tcW w:w="2007" w:type="dxa"/>
            <w:vAlign w:val="center"/>
          </w:tcPr>
          <w:p w14:paraId="3C7C39B3" w14:textId="77777777" w:rsidR="00521EAF" w:rsidRDefault="005924B4">
            <w:pPr>
              <w:pStyle w:val="Compact"/>
            </w:pPr>
            <w:r>
              <w:t>MBPP-ET</w:t>
            </w:r>
          </w:p>
        </w:tc>
        <w:tc>
          <w:tcPr>
            <w:tcW w:w="1838" w:type="dxa"/>
            <w:vAlign w:val="center"/>
          </w:tcPr>
          <w:p w14:paraId="34FE5015" w14:textId="77777777" w:rsidR="00521EAF" w:rsidRDefault="005924B4">
            <w:pPr>
              <w:pStyle w:val="Compact"/>
            </w:pPr>
            <w:r>
              <w:rPr>
                <w:rFonts w:hint="eastAsia"/>
              </w:rPr>
              <w:t>低</w:t>
            </w:r>
          </w:p>
        </w:tc>
        <w:tc>
          <w:tcPr>
            <w:tcW w:w="1838" w:type="dxa"/>
            <w:vAlign w:val="center"/>
          </w:tcPr>
          <w:p w14:paraId="18BD6AC7" w14:textId="77777777" w:rsidR="00521EAF" w:rsidRDefault="005924B4">
            <w:pPr>
              <w:pStyle w:val="Compact"/>
            </w:pPr>
            <w:r>
              <w:t>0.049</w:t>
            </w:r>
          </w:p>
        </w:tc>
        <w:tc>
          <w:tcPr>
            <w:tcW w:w="1838" w:type="dxa"/>
            <w:vAlign w:val="center"/>
          </w:tcPr>
          <w:p w14:paraId="2FD4EDB1" w14:textId="77777777" w:rsidR="00521EAF" w:rsidRDefault="005924B4">
            <w:pPr>
              <w:pStyle w:val="Compact"/>
            </w:pPr>
            <w:r>
              <w:t>57.4%</w:t>
            </w:r>
          </w:p>
        </w:tc>
        <w:tc>
          <w:tcPr>
            <w:tcW w:w="1839" w:type="dxa"/>
            <w:vAlign w:val="center"/>
          </w:tcPr>
          <w:p w14:paraId="3902F09B" w14:textId="77777777" w:rsidR="00521EAF" w:rsidRDefault="005924B4">
            <w:pPr>
              <w:pStyle w:val="Compact"/>
            </w:pPr>
            <w:r>
              <w:t>64.8%</w:t>
            </w:r>
          </w:p>
        </w:tc>
      </w:tr>
      <w:tr w:rsidR="00521EAF" w14:paraId="3956658B" w14:textId="77777777" w:rsidTr="00521EAF">
        <w:trPr>
          <w:cantSplit/>
        </w:trPr>
        <w:tc>
          <w:tcPr>
            <w:tcW w:w="2007" w:type="dxa"/>
            <w:vAlign w:val="center"/>
          </w:tcPr>
          <w:p w14:paraId="36C72D3C" w14:textId="77777777" w:rsidR="00521EAF" w:rsidRDefault="005924B4">
            <w:pPr>
              <w:pStyle w:val="Compact"/>
            </w:pPr>
            <w:r>
              <w:t>MBPP-ET</w:t>
            </w:r>
          </w:p>
        </w:tc>
        <w:tc>
          <w:tcPr>
            <w:tcW w:w="1838" w:type="dxa"/>
            <w:vAlign w:val="center"/>
          </w:tcPr>
          <w:p w14:paraId="28F05167" w14:textId="77777777" w:rsidR="00521EAF" w:rsidRDefault="005924B4">
            <w:pPr>
              <w:pStyle w:val="Compact"/>
            </w:pPr>
            <w:r>
              <w:rPr>
                <w:rFonts w:hint="eastAsia"/>
              </w:rPr>
              <w:t>中</w:t>
            </w:r>
          </w:p>
        </w:tc>
        <w:tc>
          <w:tcPr>
            <w:tcW w:w="1838" w:type="dxa"/>
            <w:vAlign w:val="center"/>
          </w:tcPr>
          <w:p w14:paraId="385F6C41" w14:textId="77777777" w:rsidR="00521EAF" w:rsidRDefault="005924B4">
            <w:pPr>
              <w:pStyle w:val="Compact"/>
            </w:pPr>
            <w:r>
              <w:t>0.238</w:t>
            </w:r>
          </w:p>
        </w:tc>
        <w:tc>
          <w:tcPr>
            <w:tcW w:w="1838" w:type="dxa"/>
            <w:vAlign w:val="center"/>
          </w:tcPr>
          <w:p w14:paraId="4CC279AF" w14:textId="77777777" w:rsidR="00521EAF" w:rsidRDefault="005924B4">
            <w:pPr>
              <w:pStyle w:val="Compact"/>
            </w:pPr>
            <w:r>
              <w:t>51.9%</w:t>
            </w:r>
          </w:p>
        </w:tc>
        <w:tc>
          <w:tcPr>
            <w:tcW w:w="1839" w:type="dxa"/>
            <w:vAlign w:val="center"/>
          </w:tcPr>
          <w:p w14:paraId="0283737F" w14:textId="77777777" w:rsidR="00521EAF" w:rsidRDefault="005924B4">
            <w:pPr>
              <w:pStyle w:val="Compact"/>
            </w:pPr>
            <w:r>
              <w:t>61.1%</w:t>
            </w:r>
          </w:p>
        </w:tc>
      </w:tr>
      <w:tr w:rsidR="00521EAF" w14:paraId="3C12E26C" w14:textId="77777777" w:rsidTr="00521EAF">
        <w:trPr>
          <w:cantSplit/>
        </w:trPr>
        <w:tc>
          <w:tcPr>
            <w:tcW w:w="2007" w:type="dxa"/>
            <w:vAlign w:val="center"/>
          </w:tcPr>
          <w:p w14:paraId="75CB047C" w14:textId="77777777" w:rsidR="00521EAF" w:rsidRDefault="005924B4">
            <w:pPr>
              <w:pStyle w:val="Compact"/>
            </w:pPr>
            <w:r>
              <w:t>MBPP-ET</w:t>
            </w:r>
          </w:p>
        </w:tc>
        <w:tc>
          <w:tcPr>
            <w:tcW w:w="1838" w:type="dxa"/>
            <w:vAlign w:val="center"/>
          </w:tcPr>
          <w:p w14:paraId="7973906F" w14:textId="77777777" w:rsidR="00521EAF" w:rsidRDefault="005924B4">
            <w:pPr>
              <w:pStyle w:val="Compact"/>
            </w:pPr>
            <w:r>
              <w:rPr>
                <w:rFonts w:hint="eastAsia"/>
              </w:rPr>
              <w:t>高</w:t>
            </w:r>
          </w:p>
        </w:tc>
        <w:tc>
          <w:tcPr>
            <w:tcW w:w="1838" w:type="dxa"/>
            <w:vAlign w:val="center"/>
          </w:tcPr>
          <w:p w14:paraId="76EA30E0" w14:textId="77777777" w:rsidR="00521EAF" w:rsidRDefault="005924B4">
            <w:pPr>
              <w:pStyle w:val="Compact"/>
            </w:pPr>
            <w:r>
              <w:t>0.528</w:t>
            </w:r>
          </w:p>
        </w:tc>
        <w:tc>
          <w:tcPr>
            <w:tcW w:w="1838" w:type="dxa"/>
            <w:vAlign w:val="center"/>
          </w:tcPr>
          <w:p w14:paraId="6968408E" w14:textId="77777777" w:rsidR="00521EAF" w:rsidRDefault="005924B4">
            <w:pPr>
              <w:pStyle w:val="Compact"/>
            </w:pPr>
            <w:r>
              <w:t>38.9%</w:t>
            </w:r>
          </w:p>
        </w:tc>
        <w:tc>
          <w:tcPr>
            <w:tcW w:w="1839" w:type="dxa"/>
            <w:vAlign w:val="center"/>
          </w:tcPr>
          <w:p w14:paraId="1EE2EFD1" w14:textId="77777777" w:rsidR="00521EAF" w:rsidRDefault="005924B4">
            <w:pPr>
              <w:pStyle w:val="Compact"/>
            </w:pPr>
            <w:r>
              <w:t>66.7%</w:t>
            </w:r>
          </w:p>
        </w:tc>
      </w:tr>
      <w:tr w:rsidR="00521EAF" w14:paraId="7F9507CE" w14:textId="77777777" w:rsidTr="00521EAF">
        <w:trPr>
          <w:cantSplit/>
        </w:trPr>
        <w:tc>
          <w:tcPr>
            <w:tcW w:w="2007" w:type="dxa"/>
            <w:vAlign w:val="center"/>
          </w:tcPr>
          <w:p w14:paraId="4BC0A39D" w14:textId="77777777" w:rsidR="00521EAF" w:rsidRDefault="005924B4">
            <w:pPr>
              <w:pStyle w:val="Compact"/>
            </w:pPr>
            <w:proofErr w:type="spellStart"/>
            <w:r>
              <w:t>LiveCodeBench</w:t>
            </w:r>
            <w:proofErr w:type="spellEnd"/>
          </w:p>
        </w:tc>
        <w:tc>
          <w:tcPr>
            <w:tcW w:w="1838" w:type="dxa"/>
            <w:vAlign w:val="center"/>
          </w:tcPr>
          <w:p w14:paraId="08C56095" w14:textId="77777777" w:rsidR="00521EAF" w:rsidRDefault="005924B4">
            <w:pPr>
              <w:pStyle w:val="Compact"/>
            </w:pPr>
            <w:r>
              <w:rPr>
                <w:rFonts w:hint="eastAsia"/>
              </w:rPr>
              <w:t>低</w:t>
            </w:r>
          </w:p>
        </w:tc>
        <w:tc>
          <w:tcPr>
            <w:tcW w:w="1838" w:type="dxa"/>
            <w:vAlign w:val="center"/>
          </w:tcPr>
          <w:p w14:paraId="6B81B510" w14:textId="77777777" w:rsidR="00521EAF" w:rsidRDefault="005924B4">
            <w:pPr>
              <w:pStyle w:val="Compact"/>
            </w:pPr>
            <w:r>
              <w:t>0.183</w:t>
            </w:r>
          </w:p>
        </w:tc>
        <w:tc>
          <w:tcPr>
            <w:tcW w:w="1838" w:type="dxa"/>
            <w:vAlign w:val="center"/>
          </w:tcPr>
          <w:p w14:paraId="120CAE6F" w14:textId="77777777" w:rsidR="00521EAF" w:rsidRDefault="005924B4">
            <w:pPr>
              <w:pStyle w:val="Compact"/>
            </w:pPr>
            <w:r>
              <w:t>71.2%</w:t>
            </w:r>
          </w:p>
        </w:tc>
        <w:tc>
          <w:tcPr>
            <w:tcW w:w="1839" w:type="dxa"/>
            <w:vAlign w:val="center"/>
          </w:tcPr>
          <w:p w14:paraId="36AF5BE9" w14:textId="77777777" w:rsidR="00521EAF" w:rsidRDefault="005924B4">
            <w:pPr>
              <w:pStyle w:val="Compact"/>
            </w:pPr>
            <w:r>
              <w:t>67.3%</w:t>
            </w:r>
          </w:p>
        </w:tc>
      </w:tr>
      <w:tr w:rsidR="00521EAF" w14:paraId="7553EBC0" w14:textId="77777777" w:rsidTr="00521EAF">
        <w:trPr>
          <w:cantSplit/>
        </w:trPr>
        <w:tc>
          <w:tcPr>
            <w:tcW w:w="2007" w:type="dxa"/>
            <w:vAlign w:val="center"/>
          </w:tcPr>
          <w:p w14:paraId="005D3BA8" w14:textId="77777777" w:rsidR="00521EAF" w:rsidRDefault="005924B4">
            <w:pPr>
              <w:pStyle w:val="Compact"/>
            </w:pPr>
            <w:proofErr w:type="spellStart"/>
            <w:r>
              <w:t>LiveCodeBench</w:t>
            </w:r>
            <w:proofErr w:type="spellEnd"/>
          </w:p>
        </w:tc>
        <w:tc>
          <w:tcPr>
            <w:tcW w:w="1838" w:type="dxa"/>
            <w:vAlign w:val="center"/>
          </w:tcPr>
          <w:p w14:paraId="4A1ABE48" w14:textId="77777777" w:rsidR="00521EAF" w:rsidRDefault="005924B4">
            <w:pPr>
              <w:pStyle w:val="Compact"/>
            </w:pPr>
            <w:r>
              <w:rPr>
                <w:rFonts w:hint="eastAsia"/>
              </w:rPr>
              <w:t>中</w:t>
            </w:r>
          </w:p>
        </w:tc>
        <w:tc>
          <w:tcPr>
            <w:tcW w:w="1838" w:type="dxa"/>
            <w:vAlign w:val="center"/>
          </w:tcPr>
          <w:p w14:paraId="4059AEF4" w14:textId="77777777" w:rsidR="00521EAF" w:rsidRDefault="005924B4">
            <w:pPr>
              <w:pStyle w:val="Compact"/>
            </w:pPr>
            <w:r>
              <w:t>0.360</w:t>
            </w:r>
          </w:p>
        </w:tc>
        <w:tc>
          <w:tcPr>
            <w:tcW w:w="1838" w:type="dxa"/>
            <w:vAlign w:val="center"/>
          </w:tcPr>
          <w:p w14:paraId="5AEC0A26" w14:textId="77777777" w:rsidR="00521EAF" w:rsidRDefault="005924B4">
            <w:pPr>
              <w:pStyle w:val="Compact"/>
            </w:pPr>
            <w:r>
              <w:t>56.9%</w:t>
            </w:r>
          </w:p>
        </w:tc>
        <w:tc>
          <w:tcPr>
            <w:tcW w:w="1839" w:type="dxa"/>
            <w:vAlign w:val="center"/>
          </w:tcPr>
          <w:p w14:paraId="51C806C0" w14:textId="77777777" w:rsidR="00521EAF" w:rsidRDefault="005924B4">
            <w:pPr>
              <w:pStyle w:val="Compact"/>
            </w:pPr>
            <w:r>
              <w:t>80.4%</w:t>
            </w:r>
          </w:p>
        </w:tc>
      </w:tr>
      <w:tr w:rsidR="00521EAF" w14:paraId="0E5849B0" w14:textId="77777777" w:rsidTr="00521EAF">
        <w:trPr>
          <w:cantSplit/>
        </w:trPr>
        <w:tc>
          <w:tcPr>
            <w:tcW w:w="2007" w:type="dxa"/>
            <w:vAlign w:val="center"/>
          </w:tcPr>
          <w:p w14:paraId="31CD8082" w14:textId="77777777" w:rsidR="00521EAF" w:rsidRDefault="005924B4">
            <w:pPr>
              <w:pStyle w:val="Compact"/>
            </w:pPr>
            <w:proofErr w:type="spellStart"/>
            <w:r>
              <w:t>LiveCodeBench</w:t>
            </w:r>
            <w:proofErr w:type="spellEnd"/>
          </w:p>
        </w:tc>
        <w:tc>
          <w:tcPr>
            <w:tcW w:w="1838" w:type="dxa"/>
            <w:vAlign w:val="center"/>
          </w:tcPr>
          <w:p w14:paraId="1A7B0702" w14:textId="77777777" w:rsidR="00521EAF" w:rsidRDefault="005924B4">
            <w:pPr>
              <w:pStyle w:val="Compact"/>
            </w:pPr>
            <w:r>
              <w:rPr>
                <w:rFonts w:hint="eastAsia"/>
              </w:rPr>
              <w:t>高</w:t>
            </w:r>
          </w:p>
        </w:tc>
        <w:tc>
          <w:tcPr>
            <w:tcW w:w="1838" w:type="dxa"/>
            <w:vAlign w:val="center"/>
          </w:tcPr>
          <w:p w14:paraId="379F2121" w14:textId="77777777" w:rsidR="00521EAF" w:rsidRDefault="005924B4">
            <w:pPr>
              <w:pStyle w:val="Compact"/>
            </w:pPr>
            <w:r>
              <w:t>0.569</w:t>
            </w:r>
          </w:p>
        </w:tc>
        <w:tc>
          <w:tcPr>
            <w:tcW w:w="1838" w:type="dxa"/>
            <w:vAlign w:val="center"/>
          </w:tcPr>
          <w:p w14:paraId="784200C6" w14:textId="77777777" w:rsidR="00521EAF" w:rsidRDefault="005924B4">
            <w:pPr>
              <w:pStyle w:val="Compact"/>
            </w:pPr>
            <w:r>
              <w:t>54.9%</w:t>
            </w:r>
          </w:p>
        </w:tc>
        <w:tc>
          <w:tcPr>
            <w:tcW w:w="1839" w:type="dxa"/>
            <w:vAlign w:val="center"/>
          </w:tcPr>
          <w:p w14:paraId="798412B2" w14:textId="77777777" w:rsidR="00521EAF" w:rsidRDefault="005924B4">
            <w:pPr>
              <w:pStyle w:val="Compact"/>
            </w:pPr>
            <w:r>
              <w:t>70.6%</w:t>
            </w:r>
          </w:p>
        </w:tc>
      </w:tr>
    </w:tbl>
    <w:p w14:paraId="085E681A" w14:textId="77777777" w:rsidR="00521EAF" w:rsidRDefault="005924B4">
      <w:pPr>
        <w:pStyle w:val="a0"/>
        <w:ind w:firstLine="560"/>
      </w:pPr>
      <w:r>
        <w:t xml:space="preserve">MBPP-ET </w:t>
      </w:r>
      <w:r>
        <w:rPr>
          <w:rFonts w:hint="eastAsia"/>
        </w:rPr>
        <w:t>的高</w:t>
      </w:r>
      <w:r>
        <w:t xml:space="preserve"> UQ </w:t>
      </w:r>
      <w:proofErr w:type="gramStart"/>
      <w:r>
        <w:rPr>
          <w:rFonts w:hint="eastAsia"/>
        </w:rPr>
        <w:t>组收益</w:t>
      </w:r>
      <w:proofErr w:type="gramEnd"/>
      <w:r>
        <w:rPr>
          <w:rFonts w:hint="eastAsia"/>
        </w:rPr>
        <w:t>较大，而</w:t>
      </w:r>
      <w:r>
        <w:t xml:space="preserve"> </w:t>
      </w:r>
      <w:proofErr w:type="spellStart"/>
      <w:r>
        <w:t>LiveCodeBench</w:t>
      </w:r>
      <w:proofErr w:type="spellEnd"/>
      <w:r>
        <w:t xml:space="preserve"> </w:t>
      </w:r>
      <w:r>
        <w:rPr>
          <w:rFonts w:hint="eastAsia"/>
        </w:rPr>
        <w:t>的中</w:t>
      </w:r>
      <w:proofErr w:type="gramStart"/>
      <w:r>
        <w:rPr>
          <w:rFonts w:hint="eastAsia"/>
        </w:rPr>
        <w:t>组收益</w:t>
      </w:r>
      <w:proofErr w:type="gramEnd"/>
      <w:r>
        <w:rPr>
          <w:rFonts w:hint="eastAsia"/>
        </w:rPr>
        <w:t>高于高组、</w:t>
      </w:r>
      <w:proofErr w:type="gramStart"/>
      <w:r>
        <w:rPr>
          <w:rFonts w:hint="eastAsia"/>
        </w:rPr>
        <w:t>低组发生</w:t>
      </w:r>
      <w:proofErr w:type="gramEnd"/>
      <w:r>
        <w:rPr>
          <w:rFonts w:hint="eastAsia"/>
        </w:rPr>
        <w:t>下降。结果支持将</w:t>
      </w:r>
      <w:r>
        <w:t xml:space="preserve"> UQ </w:t>
      </w:r>
      <w:r>
        <w:rPr>
          <w:rFonts w:hint="eastAsia"/>
        </w:rPr>
        <w:t>作为选择信号研究，也说明收益不随</w:t>
      </w:r>
      <w:r>
        <w:t xml:space="preserve"> UQ </w:t>
      </w:r>
      <w:r>
        <w:rPr>
          <w:rFonts w:hint="eastAsia"/>
        </w:rPr>
        <w:t>在</w:t>
      </w:r>
      <w:r>
        <w:rPr>
          <w:rFonts w:hint="eastAsia"/>
        </w:rPr>
        <w:lastRenderedPageBreak/>
        <w:t>所有数据集上单调增加。这里的低、中、高是分位组，不是已经确立的通用阈值。</w:t>
      </w:r>
    </w:p>
    <w:p w14:paraId="69A93388" w14:textId="77777777" w:rsidR="00521EAF" w:rsidRDefault="005924B4">
      <w:pPr>
        <w:pStyle w:val="a0"/>
        <w:ind w:firstLine="560"/>
      </w:pPr>
      <w:r>
        <w:rPr>
          <w:rFonts w:hint="eastAsia"/>
        </w:rPr>
        <w:t>这些结果与</w:t>
      </w:r>
      <w:r>
        <w:t xml:space="preserve"> P-R01 </w:t>
      </w:r>
      <w:r>
        <w:rPr>
          <w:rFonts w:hint="eastAsia"/>
        </w:rPr>
        <w:t>的优先复核思路相关；对低分任务</w:t>
      </w:r>
      <w:proofErr w:type="gramStart"/>
      <w:r>
        <w:rPr>
          <w:rFonts w:hint="eastAsia"/>
        </w:rPr>
        <w:t>仍检查</w:t>
      </w:r>
      <w:proofErr w:type="gramEnd"/>
      <w:r>
        <w:rPr>
          <w:rFonts w:hint="eastAsia"/>
        </w:rPr>
        <w:t>语义缺口的</w:t>
      </w:r>
      <w:r>
        <w:t xml:space="preserve"> </w:t>
      </w:r>
      <w:r>
        <w:rPr>
          <w:rFonts w:hint="eastAsia"/>
        </w:rPr>
        <w:t>P-R04</w:t>
      </w:r>
      <w:r>
        <w:rPr>
          <w:rFonts w:hint="eastAsia"/>
        </w:rPr>
        <w:t>、</w:t>
      </w:r>
      <w:r>
        <w:rPr>
          <w:rFonts w:hint="eastAsia"/>
        </w:rPr>
        <w:t>P-R06</w:t>
      </w:r>
      <w:r>
        <w:rPr>
          <w:rFonts w:hint="eastAsia"/>
        </w:rPr>
        <w:t>，以及对回答依据进行核对的</w:t>
      </w:r>
      <w:r>
        <w:t xml:space="preserve"> </w:t>
      </w:r>
      <w:r>
        <w:rPr>
          <w:rFonts w:hint="eastAsia"/>
        </w:rPr>
        <w:t>P-R05</w:t>
      </w:r>
      <w:r>
        <w:rPr>
          <w:rFonts w:hint="eastAsia"/>
        </w:rPr>
        <w:t>，则补充了单一分数难以覆盖的条件。上述实验没有逐条消融验证这些补充规则，不能将表中的提升归因于任</w:t>
      </w:r>
      <w:proofErr w:type="gramStart"/>
      <w:r>
        <w:rPr>
          <w:rFonts w:hint="eastAsia"/>
        </w:rPr>
        <w:t>一</w:t>
      </w:r>
      <w:proofErr w:type="gramEnd"/>
      <w:r>
        <w:rPr>
          <w:rFonts w:hint="eastAsia"/>
        </w:rPr>
        <w:t>单独规则。</w:t>
      </w:r>
    </w:p>
    <w:p w14:paraId="7B30B44A" w14:textId="77777777" w:rsidR="00521EAF" w:rsidRDefault="005924B4">
      <w:pPr>
        <w:pStyle w:val="2"/>
      </w:pPr>
      <w:bookmarkStart w:id="238" w:name="计划评分与后续实现s-i01s-i03s-r01s-r03"/>
      <w:bookmarkEnd w:id="236"/>
      <w:r>
        <w:t xml:space="preserve">5.3 </w:t>
      </w:r>
      <w:del w:id="239" w:author="连小利" w:date="2026-10-24T18:19:00Z">
        <w:r>
          <w:rPr>
            <w:rFonts w:hint="eastAsia"/>
          </w:rPr>
          <w:delText>计划</w:delText>
        </w:r>
      </w:del>
      <w:ins w:id="240" w:author="连小利" w:date="2026-10-24T18:19:00Z">
        <w:r>
          <w:rPr>
            <w:rFonts w:hint="eastAsia"/>
          </w:rPr>
          <w:t>规划</w:t>
        </w:r>
      </w:ins>
      <w:r>
        <w:rPr>
          <w:rFonts w:hint="eastAsia"/>
        </w:rPr>
        <w:t>评分与后续实现（</w:t>
      </w:r>
      <w:r>
        <w:rPr>
          <w:rFonts w:hint="eastAsia"/>
        </w:rPr>
        <w:t>S-I01</w:t>
      </w:r>
      <w:r>
        <w:rPr>
          <w:rFonts w:hint="eastAsia"/>
        </w:rPr>
        <w:t>—</w:t>
      </w:r>
      <w:r>
        <w:rPr>
          <w:rFonts w:hint="eastAsia"/>
        </w:rPr>
        <w:t>S-I03</w:t>
      </w:r>
      <w:r>
        <w:rPr>
          <w:rFonts w:hint="eastAsia"/>
        </w:rPr>
        <w:t>、</w:t>
      </w:r>
      <w:r>
        <w:rPr>
          <w:rFonts w:hint="eastAsia"/>
        </w:rPr>
        <w:t>S-R01</w:t>
      </w:r>
      <w:r>
        <w:rPr>
          <w:rFonts w:hint="eastAsia"/>
        </w:rPr>
        <w:t>—</w:t>
      </w:r>
      <w:r>
        <w:rPr>
          <w:rFonts w:hint="eastAsia"/>
        </w:rPr>
        <w:t>S-R03</w:t>
      </w:r>
      <w:r>
        <w:rPr>
          <w:rFonts w:hint="eastAsia"/>
        </w:rPr>
        <w:t>）</w:t>
      </w:r>
    </w:p>
    <w:p w14:paraId="4F9B5BD9" w14:textId="77777777" w:rsidR="00521EAF" w:rsidRDefault="005924B4">
      <w:pPr>
        <w:pStyle w:val="FirstParagraph"/>
        <w:ind w:firstLine="560"/>
      </w:pPr>
      <w:r>
        <w:rPr>
          <w:rFonts w:hint="eastAsia"/>
        </w:rPr>
        <w:t>本项目规划端实验从生成表现存在波动且至少出现一次完全成功的任务中选出</w:t>
      </w:r>
      <w:r>
        <w:t xml:space="preserve"> 202 </w:t>
      </w:r>
      <w:r>
        <w:rPr>
          <w:rFonts w:hint="eastAsia"/>
        </w:rPr>
        <w:t>题，每题</w:t>
      </w:r>
      <w:proofErr w:type="gramStart"/>
      <w:r>
        <w:rPr>
          <w:rFonts w:hint="eastAsia"/>
        </w:rPr>
        <w:t>取表现</w:t>
      </w:r>
      <w:proofErr w:type="gramEnd"/>
      <w:r>
        <w:rPr>
          <w:rFonts w:hint="eastAsia"/>
        </w:rPr>
        <w:t>最好和最差的</w:t>
      </w:r>
      <w:del w:id="241" w:author="连小利" w:date="2026-10-24T18:19:00Z">
        <w:r>
          <w:rPr>
            <w:rFonts w:hint="eastAsia"/>
          </w:rPr>
          <w:delText>计划</w:delText>
        </w:r>
      </w:del>
      <w:ins w:id="242" w:author="连小利" w:date="2026-10-24T18:19:00Z">
        <w:r>
          <w:rPr>
            <w:rFonts w:hint="eastAsia"/>
          </w:rPr>
          <w:t>规划</w:t>
        </w:r>
      </w:ins>
      <w:r>
        <w:rPr>
          <w:rFonts w:hint="eastAsia"/>
        </w:rPr>
        <w:t>，共</w:t>
      </w:r>
      <w:r>
        <w:t xml:space="preserve"> 404 </w:t>
      </w:r>
      <w:r>
        <w:rPr>
          <w:rFonts w:hint="eastAsia"/>
        </w:rPr>
        <w:t>份，分析评分与下游测试通过率的关联。</w:t>
      </w:r>
      <w:r>
        <w:rPr>
          <w:color w:val="000000"/>
        </w:rPr>
        <w:t>相关性及人机一致性结果见表</w:t>
      </w:r>
      <w:r>
        <w:rPr>
          <w:color w:val="000000"/>
        </w:rPr>
        <w:t xml:space="preserve"> </w:t>
      </w:r>
      <w:r>
        <w:rPr>
          <w:color w:val="000000"/>
        </w:rPr>
        <w:fldChar w:fldCharType="begin"/>
      </w:r>
      <w:r>
        <w:rPr>
          <w:color w:val="000000"/>
        </w:rPr>
        <w:instrText xml:space="preserve"> REF cap_table_4 </w:instrText>
      </w:r>
      <w:r>
        <w:rPr>
          <w:color w:val="000000"/>
        </w:rPr>
        <w:fldChar w:fldCharType="separate"/>
      </w:r>
      <w:r>
        <w:rPr>
          <w:color w:val="000000"/>
        </w:rPr>
        <w:t>4</w:t>
      </w:r>
      <w:r>
        <w:rPr>
          <w:color w:val="000000"/>
        </w:rPr>
        <w:fldChar w:fldCharType="end"/>
      </w:r>
      <w:r>
        <w:rPr>
          <w:color w:val="000000"/>
        </w:rPr>
        <w:t>。</w:t>
      </w:r>
    </w:p>
    <w:p w14:paraId="1AF51BB1" w14:textId="77777777" w:rsidR="00521EAF" w:rsidRDefault="005924B4">
      <w:pPr>
        <w:pStyle w:val="a5"/>
        <w:keepNext/>
        <w:snapToGrid w:val="0"/>
        <w:spacing w:before="120" w:after="100" w:line="264" w:lineRule="auto"/>
        <w:ind w:firstLine="440"/>
        <w:jc w:val="center"/>
      </w:pPr>
      <w:r>
        <w:rPr>
          <w:i w:val="0"/>
          <w:color w:val="000000"/>
          <w:sz w:val="22"/>
        </w:rPr>
        <w:t>表</w:t>
      </w:r>
      <w:r>
        <w:rPr>
          <w:i w:val="0"/>
          <w:color w:val="000000"/>
          <w:sz w:val="22"/>
        </w:rPr>
        <w:t xml:space="preserve"> </w:t>
      </w:r>
      <w:bookmarkStart w:id="243" w:name="cap_table_4"/>
      <w:r>
        <w:rPr>
          <w:i w:val="0"/>
          <w:color w:val="000000"/>
          <w:sz w:val="22"/>
        </w:rPr>
        <w:fldChar w:fldCharType="begin"/>
      </w:r>
      <w:r>
        <w:rPr>
          <w:i w:val="0"/>
          <w:color w:val="000000"/>
          <w:sz w:val="22"/>
        </w:rPr>
        <w:instrText xml:space="preserve"> SEQ Table \* ARABIC </w:instrText>
      </w:r>
      <w:r>
        <w:rPr>
          <w:i w:val="0"/>
          <w:color w:val="000000"/>
          <w:sz w:val="22"/>
        </w:rPr>
        <w:fldChar w:fldCharType="separate"/>
      </w:r>
      <w:r>
        <w:rPr>
          <w:i w:val="0"/>
          <w:color w:val="000000"/>
          <w:sz w:val="22"/>
        </w:rPr>
        <w:t>4</w:t>
      </w:r>
      <w:r>
        <w:rPr>
          <w:i w:val="0"/>
          <w:color w:val="000000"/>
          <w:sz w:val="22"/>
        </w:rPr>
        <w:fldChar w:fldCharType="end"/>
      </w:r>
      <w:bookmarkEnd w:id="243"/>
      <w:r>
        <w:rPr>
          <w:i w:val="0"/>
          <w:color w:val="000000"/>
          <w:sz w:val="22"/>
        </w:rPr>
        <w:t xml:space="preserve">  </w:t>
      </w:r>
      <w:r>
        <w:rPr>
          <w:i w:val="0"/>
          <w:color w:val="000000"/>
          <w:sz w:val="22"/>
        </w:rPr>
        <w:t>规划质量评分与测试通过率的相关性及人机一致性</w:t>
      </w:r>
    </w:p>
    <w:tbl>
      <w:tblPr>
        <w:tblStyle w:val="Table"/>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40"/>
        <w:gridCol w:w="2340"/>
        <w:gridCol w:w="2340"/>
        <w:gridCol w:w="2340"/>
      </w:tblGrid>
      <w:tr w:rsidR="00521EAF" w14:paraId="0803655B" w14:textId="77777777" w:rsidTr="00521EAF">
        <w:trPr>
          <w:cnfStyle w:val="100000000000" w:firstRow="1" w:lastRow="0" w:firstColumn="0" w:lastColumn="0" w:oddVBand="0" w:evenVBand="0" w:oddHBand="0" w:evenHBand="0" w:firstRowFirstColumn="0" w:firstRowLastColumn="0" w:lastRowFirstColumn="0" w:lastRowLastColumn="0"/>
          <w:cantSplit/>
          <w:tblHeader/>
        </w:trPr>
        <w:tc>
          <w:tcPr>
            <w:tcW w:w="2340" w:type="dxa"/>
            <w:shd w:val="clear" w:color="auto" w:fill="EDEDED"/>
            <w:vAlign w:val="center"/>
          </w:tcPr>
          <w:p w14:paraId="645C82B7" w14:textId="77777777" w:rsidR="00521EAF" w:rsidRDefault="005924B4">
            <w:pPr>
              <w:pStyle w:val="Compact"/>
              <w:jc w:val="center"/>
            </w:pPr>
            <w:del w:id="244" w:author="连小利" w:date="2026-10-24T18:19:00Z">
              <w:r>
                <w:rPr>
                  <w:rFonts w:hint="eastAsia"/>
                  <w:b/>
                </w:rPr>
                <w:delText>计划</w:delText>
              </w:r>
            </w:del>
            <w:ins w:id="245" w:author="连小利" w:date="2026-10-24T18:19:00Z">
              <w:r>
                <w:rPr>
                  <w:rFonts w:hint="eastAsia"/>
                  <w:b/>
                </w:rPr>
                <w:t>规划</w:t>
              </w:r>
            </w:ins>
            <w:r>
              <w:rPr>
                <w:rFonts w:hint="eastAsia"/>
                <w:b/>
              </w:rPr>
              <w:t>维度</w:t>
            </w:r>
          </w:p>
        </w:tc>
        <w:tc>
          <w:tcPr>
            <w:tcW w:w="2340" w:type="dxa"/>
            <w:shd w:val="clear" w:color="auto" w:fill="EDEDED"/>
            <w:vAlign w:val="center"/>
          </w:tcPr>
          <w:p w14:paraId="26D890B6" w14:textId="77777777" w:rsidR="00521EAF" w:rsidRDefault="005924B4">
            <w:pPr>
              <w:pStyle w:val="Compact"/>
              <w:jc w:val="center"/>
            </w:pPr>
            <w:r>
              <w:rPr>
                <w:b/>
              </w:rPr>
              <w:t xml:space="preserve">Pearson </w:t>
            </w:r>
            <w:r>
              <w:rPr>
                <w:rFonts w:hint="eastAsia"/>
                <w:b/>
              </w:rPr>
              <w:t>相关</w:t>
            </w:r>
          </w:p>
        </w:tc>
        <w:tc>
          <w:tcPr>
            <w:tcW w:w="2340" w:type="dxa"/>
            <w:shd w:val="clear" w:color="auto" w:fill="EDEDED"/>
            <w:vAlign w:val="center"/>
          </w:tcPr>
          <w:p w14:paraId="6CCF0425" w14:textId="77777777" w:rsidR="00521EAF" w:rsidRDefault="005924B4">
            <w:pPr>
              <w:pStyle w:val="Compact"/>
              <w:jc w:val="center"/>
            </w:pPr>
            <w:r>
              <w:rPr>
                <w:b/>
              </w:rPr>
              <w:t xml:space="preserve">Spearman </w:t>
            </w:r>
            <w:r>
              <w:rPr>
                <w:rFonts w:hint="eastAsia"/>
                <w:b/>
              </w:rPr>
              <w:t>相关</w:t>
            </w:r>
          </w:p>
        </w:tc>
        <w:tc>
          <w:tcPr>
            <w:tcW w:w="2340" w:type="dxa"/>
            <w:shd w:val="clear" w:color="auto" w:fill="EDEDED"/>
            <w:vAlign w:val="center"/>
          </w:tcPr>
          <w:p w14:paraId="7E377D35" w14:textId="77777777" w:rsidR="00521EAF" w:rsidRDefault="005924B4">
            <w:pPr>
              <w:pStyle w:val="Compact"/>
              <w:jc w:val="center"/>
            </w:pPr>
            <w:r>
              <w:rPr>
                <w:rFonts w:hint="eastAsia"/>
                <w:b/>
              </w:rPr>
              <w:t>人机一致性</w:t>
            </w:r>
            <w:r>
              <w:rPr>
                <w:b/>
              </w:rPr>
              <w:t xml:space="preserve"> CCC</w:t>
            </w:r>
          </w:p>
        </w:tc>
      </w:tr>
      <w:tr w:rsidR="00521EAF" w14:paraId="7D6CCEDD" w14:textId="77777777" w:rsidTr="00521EAF">
        <w:trPr>
          <w:cantSplit/>
        </w:trPr>
        <w:tc>
          <w:tcPr>
            <w:tcW w:w="2340" w:type="dxa"/>
            <w:vAlign w:val="center"/>
          </w:tcPr>
          <w:p w14:paraId="248DFF6D" w14:textId="77777777" w:rsidR="00521EAF" w:rsidRDefault="005924B4">
            <w:pPr>
              <w:pStyle w:val="Compact"/>
            </w:pPr>
            <w:r>
              <w:rPr>
                <w:rFonts w:hint="eastAsia"/>
              </w:rPr>
              <w:t>可行性</w:t>
            </w:r>
          </w:p>
        </w:tc>
        <w:tc>
          <w:tcPr>
            <w:tcW w:w="2340" w:type="dxa"/>
            <w:vAlign w:val="center"/>
          </w:tcPr>
          <w:p w14:paraId="740D6DAE" w14:textId="77777777" w:rsidR="00521EAF" w:rsidRDefault="005924B4">
            <w:pPr>
              <w:pStyle w:val="Compact"/>
            </w:pPr>
            <w:r>
              <w:t>0.293</w:t>
            </w:r>
          </w:p>
        </w:tc>
        <w:tc>
          <w:tcPr>
            <w:tcW w:w="2340" w:type="dxa"/>
            <w:vAlign w:val="center"/>
          </w:tcPr>
          <w:p w14:paraId="41DFABC0" w14:textId="77777777" w:rsidR="00521EAF" w:rsidRDefault="005924B4">
            <w:pPr>
              <w:pStyle w:val="Compact"/>
            </w:pPr>
            <w:r>
              <w:t>0.158</w:t>
            </w:r>
          </w:p>
        </w:tc>
        <w:tc>
          <w:tcPr>
            <w:tcW w:w="2340" w:type="dxa"/>
            <w:vAlign w:val="center"/>
          </w:tcPr>
          <w:p w14:paraId="08459F7D" w14:textId="77777777" w:rsidR="00521EAF" w:rsidRDefault="005924B4">
            <w:pPr>
              <w:pStyle w:val="Compact"/>
            </w:pPr>
            <w:r>
              <w:t>0.898</w:t>
            </w:r>
          </w:p>
        </w:tc>
      </w:tr>
      <w:tr w:rsidR="00521EAF" w14:paraId="08AC2855" w14:textId="77777777" w:rsidTr="00521EAF">
        <w:trPr>
          <w:cantSplit/>
        </w:trPr>
        <w:tc>
          <w:tcPr>
            <w:tcW w:w="2340" w:type="dxa"/>
            <w:vAlign w:val="center"/>
          </w:tcPr>
          <w:p w14:paraId="4E7330FC" w14:textId="77777777" w:rsidR="00521EAF" w:rsidRDefault="005924B4">
            <w:pPr>
              <w:pStyle w:val="Compact"/>
            </w:pPr>
            <w:r>
              <w:rPr>
                <w:rFonts w:hint="eastAsia"/>
              </w:rPr>
              <w:t>需求相关性</w:t>
            </w:r>
          </w:p>
        </w:tc>
        <w:tc>
          <w:tcPr>
            <w:tcW w:w="2340" w:type="dxa"/>
            <w:vAlign w:val="center"/>
          </w:tcPr>
          <w:p w14:paraId="6C02A66A" w14:textId="77777777" w:rsidR="00521EAF" w:rsidRDefault="005924B4">
            <w:pPr>
              <w:pStyle w:val="Compact"/>
            </w:pPr>
            <w:r>
              <w:t>0.198</w:t>
            </w:r>
          </w:p>
        </w:tc>
        <w:tc>
          <w:tcPr>
            <w:tcW w:w="2340" w:type="dxa"/>
            <w:vAlign w:val="center"/>
          </w:tcPr>
          <w:p w14:paraId="3562FEA3" w14:textId="77777777" w:rsidR="00521EAF" w:rsidRDefault="005924B4">
            <w:pPr>
              <w:pStyle w:val="Compact"/>
            </w:pPr>
            <w:r>
              <w:t>0.101</w:t>
            </w:r>
          </w:p>
        </w:tc>
        <w:tc>
          <w:tcPr>
            <w:tcW w:w="2340" w:type="dxa"/>
            <w:vAlign w:val="center"/>
          </w:tcPr>
          <w:p w14:paraId="10695092" w14:textId="77777777" w:rsidR="00521EAF" w:rsidRDefault="005924B4">
            <w:pPr>
              <w:pStyle w:val="Compact"/>
            </w:pPr>
            <w:r>
              <w:t>0.866</w:t>
            </w:r>
          </w:p>
        </w:tc>
      </w:tr>
      <w:tr w:rsidR="00521EAF" w14:paraId="44F1EBB1" w14:textId="77777777" w:rsidTr="00521EAF">
        <w:trPr>
          <w:cantSplit/>
        </w:trPr>
        <w:tc>
          <w:tcPr>
            <w:tcW w:w="2340" w:type="dxa"/>
            <w:vAlign w:val="center"/>
          </w:tcPr>
          <w:p w14:paraId="6329BCC4" w14:textId="77777777" w:rsidR="00521EAF" w:rsidRDefault="005924B4">
            <w:pPr>
              <w:pStyle w:val="Compact"/>
            </w:pPr>
            <w:r>
              <w:rPr>
                <w:rFonts w:hint="eastAsia"/>
              </w:rPr>
              <w:t>清晰度</w:t>
            </w:r>
          </w:p>
        </w:tc>
        <w:tc>
          <w:tcPr>
            <w:tcW w:w="2340" w:type="dxa"/>
            <w:vAlign w:val="center"/>
          </w:tcPr>
          <w:p w14:paraId="720B3423" w14:textId="77777777" w:rsidR="00521EAF" w:rsidRDefault="005924B4">
            <w:pPr>
              <w:pStyle w:val="Compact"/>
            </w:pPr>
            <w:r>
              <w:t>0.102</w:t>
            </w:r>
          </w:p>
        </w:tc>
        <w:tc>
          <w:tcPr>
            <w:tcW w:w="2340" w:type="dxa"/>
            <w:vAlign w:val="center"/>
          </w:tcPr>
          <w:p w14:paraId="1E3062E0" w14:textId="77777777" w:rsidR="00521EAF" w:rsidRDefault="005924B4">
            <w:pPr>
              <w:pStyle w:val="Compact"/>
            </w:pPr>
            <w:r>
              <w:t>0.079</w:t>
            </w:r>
          </w:p>
        </w:tc>
        <w:tc>
          <w:tcPr>
            <w:tcW w:w="2340" w:type="dxa"/>
            <w:vAlign w:val="center"/>
          </w:tcPr>
          <w:p w14:paraId="7C68564A" w14:textId="77777777" w:rsidR="00521EAF" w:rsidRDefault="005924B4">
            <w:pPr>
              <w:pStyle w:val="Compact"/>
            </w:pPr>
            <w:r>
              <w:t>0.839</w:t>
            </w:r>
          </w:p>
        </w:tc>
      </w:tr>
    </w:tbl>
    <w:p w14:paraId="09D806A0" w14:textId="77777777" w:rsidR="00521EAF" w:rsidRDefault="005924B4">
      <w:pPr>
        <w:pStyle w:val="a0"/>
        <w:ind w:firstLine="560"/>
      </w:pPr>
      <w:r>
        <w:rPr>
          <w:rFonts w:hint="eastAsia"/>
        </w:rPr>
        <w:t>人工评价从上述任务中按基准分层抽取</w:t>
      </w:r>
      <w:r>
        <w:t xml:space="preserve"> 100 </w:t>
      </w:r>
      <w:r>
        <w:rPr>
          <w:rFonts w:hint="eastAsia"/>
        </w:rPr>
        <w:t>题、</w:t>
      </w:r>
      <w:r>
        <w:rPr>
          <w:rFonts w:hint="eastAsia"/>
        </w:rPr>
        <w:t>200</w:t>
      </w:r>
      <w:r>
        <w:t xml:space="preserve"> </w:t>
      </w:r>
      <w:r>
        <w:rPr>
          <w:rFonts w:hint="eastAsia"/>
        </w:rPr>
        <w:t>份</w:t>
      </w:r>
      <w:del w:id="246" w:author="连小利" w:date="2026-10-24T18:19:00Z">
        <w:r>
          <w:rPr>
            <w:rFonts w:hint="eastAsia"/>
          </w:rPr>
          <w:delText>计划</w:delText>
        </w:r>
      </w:del>
      <w:ins w:id="247" w:author="连小利" w:date="2026-10-24T18:19:00Z">
        <w:r>
          <w:rPr>
            <w:rFonts w:hint="eastAsia"/>
          </w:rPr>
          <w:t>规划</w:t>
        </w:r>
      </w:ins>
      <w:r>
        <w:rPr>
          <w:rFonts w:hint="eastAsia"/>
        </w:rPr>
        <w:t>，由三位独立</w:t>
      </w:r>
      <w:r>
        <w:t xml:space="preserve"> Python </w:t>
      </w:r>
      <w:r>
        <w:rPr>
          <w:rFonts w:hint="eastAsia"/>
        </w:rPr>
        <w:t>标注者评分，并对模型分数、代码结果和最好</w:t>
      </w:r>
      <w:r>
        <w:rPr>
          <w:rFonts w:hint="eastAsia"/>
        </w:rPr>
        <w:t>/</w:t>
      </w:r>
      <w:r>
        <w:rPr>
          <w:rFonts w:hint="eastAsia"/>
        </w:rPr>
        <w:t>最差身份保持盲态。较高的人机一致性支持评分标准的可解释性；相关性结果则说明三个维度的作用强弱不同，可行性更值得优先关注。</w:t>
      </w:r>
    </w:p>
    <w:p w14:paraId="03915EEC" w14:textId="77777777" w:rsidR="00521EAF" w:rsidRDefault="005924B4">
      <w:pPr>
        <w:pStyle w:val="a0"/>
        <w:ind w:firstLine="560"/>
      </w:pPr>
      <w:r>
        <w:t xml:space="preserve">S-R01—S-R03 </w:t>
      </w:r>
      <w:r>
        <w:rPr>
          <w:rFonts w:hint="eastAsia"/>
        </w:rPr>
        <w:t>据此把低分转为有针对性的</w:t>
      </w:r>
      <w:del w:id="248" w:author="连小利" w:date="2026-10-24T18:19:00Z">
        <w:r>
          <w:rPr>
            <w:rFonts w:hint="eastAsia"/>
          </w:rPr>
          <w:delText>计划</w:delText>
        </w:r>
      </w:del>
      <w:ins w:id="249" w:author="连小利" w:date="2026-10-24T18:19:00Z">
        <w:r>
          <w:rPr>
            <w:rFonts w:hint="eastAsia"/>
          </w:rPr>
          <w:t>规划</w:t>
        </w:r>
      </w:ins>
      <w:r>
        <w:rPr>
          <w:rFonts w:hint="eastAsia"/>
        </w:rPr>
        <w:t>检查提示。该样本经过条件筛选，不代表所有任务；人机一致性也不等于风险规则准确率。三条规则的阈值与误报、漏报情况仍应在目标任务上单独评价。</w:t>
      </w:r>
    </w:p>
    <w:p w14:paraId="005F1668" w14:textId="77777777" w:rsidR="00521EAF" w:rsidRDefault="005924B4">
      <w:pPr>
        <w:pStyle w:val="2"/>
      </w:pPr>
      <w:bookmarkStart w:id="250" w:name="计划条件与代码通过率方差s-i04p-i02"/>
      <w:bookmarkEnd w:id="238"/>
      <w:r>
        <w:lastRenderedPageBreak/>
        <w:t xml:space="preserve">5.4 </w:t>
      </w:r>
      <w:del w:id="251" w:author="连小利" w:date="2026-10-24T18:19:00Z">
        <w:r>
          <w:rPr>
            <w:rFonts w:hint="eastAsia"/>
          </w:rPr>
          <w:delText>计划</w:delText>
        </w:r>
      </w:del>
      <w:ins w:id="252" w:author="连小利" w:date="2026-10-24T18:19:00Z">
        <w:r>
          <w:rPr>
            <w:rFonts w:hint="eastAsia"/>
          </w:rPr>
          <w:t>规划</w:t>
        </w:r>
      </w:ins>
      <w:r>
        <w:rPr>
          <w:rFonts w:hint="eastAsia"/>
        </w:rPr>
        <w:t>条件与代码通过率方差（</w:t>
      </w:r>
      <w:r>
        <w:rPr>
          <w:rFonts w:hint="eastAsia"/>
        </w:rPr>
        <w:t>S-I04</w:t>
      </w:r>
      <w:r>
        <w:rPr>
          <w:rFonts w:hint="eastAsia"/>
        </w:rPr>
        <w:t>、</w:t>
      </w:r>
      <w:r>
        <w:rPr>
          <w:rFonts w:hint="eastAsia"/>
        </w:rPr>
        <w:t>P-I02</w:t>
      </w:r>
      <w:r>
        <w:rPr>
          <w:rFonts w:hint="eastAsia"/>
        </w:rPr>
        <w:t>）</w:t>
      </w:r>
    </w:p>
    <w:p w14:paraId="4A903EC7" w14:textId="77777777" w:rsidR="00521EAF" w:rsidRDefault="005924B4">
      <w:pPr>
        <w:pStyle w:val="FirstParagraph"/>
        <w:ind w:firstLine="560"/>
      </w:pPr>
      <w:r>
        <w:rPr>
          <w:rFonts w:hint="eastAsia"/>
        </w:rPr>
        <w:t>本项目规划端实验对每个任务、每种设置重复生成五次，比较直接生成、自规划和结合可见测试的</w:t>
      </w:r>
      <w:del w:id="253" w:author="连小利" w:date="2026-10-24T18:19:00Z">
        <w:r>
          <w:rPr>
            <w:rFonts w:hint="eastAsia"/>
          </w:rPr>
          <w:delText>计划</w:delText>
        </w:r>
      </w:del>
      <w:ins w:id="254" w:author="连小利" w:date="2026-10-24T18:19:00Z">
        <w:r>
          <w:rPr>
            <w:rFonts w:hint="eastAsia"/>
          </w:rPr>
          <w:t>规划</w:t>
        </w:r>
      </w:ins>
      <w:r>
        <w:rPr>
          <w:rFonts w:hint="eastAsia"/>
        </w:rPr>
        <w:t>。</w:t>
      </w:r>
      <w:r>
        <w:rPr>
          <w:color w:val="000000"/>
        </w:rPr>
        <w:t>表</w:t>
      </w:r>
      <w:r>
        <w:rPr>
          <w:color w:val="000000"/>
        </w:rPr>
        <w:t xml:space="preserve"> </w:t>
      </w:r>
      <w:r>
        <w:rPr>
          <w:color w:val="000000"/>
        </w:rPr>
        <w:fldChar w:fldCharType="begin"/>
      </w:r>
      <w:r>
        <w:rPr>
          <w:color w:val="000000"/>
        </w:rPr>
        <w:instrText xml:space="preserve"> REF cap_table_5 </w:instrText>
      </w:r>
      <w:r>
        <w:rPr>
          <w:color w:val="000000"/>
        </w:rPr>
        <w:fldChar w:fldCharType="separate"/>
      </w:r>
      <w:r>
        <w:rPr>
          <w:color w:val="000000"/>
        </w:rPr>
        <w:t>5</w:t>
      </w:r>
      <w:r>
        <w:rPr>
          <w:color w:val="000000"/>
        </w:rPr>
        <w:fldChar w:fldCharType="end"/>
      </w:r>
      <w:r>
        <w:rPr>
          <w:color w:val="000000"/>
        </w:rPr>
        <w:t>采用实验汇总值，</w:t>
      </w:r>
      <w:proofErr w:type="gramStart"/>
      <w:r>
        <w:rPr>
          <w:color w:val="000000"/>
        </w:rPr>
        <w:t>方差先</w:t>
      </w:r>
      <w:proofErr w:type="gramEnd"/>
      <w:r>
        <w:rPr>
          <w:color w:val="000000"/>
        </w:rPr>
        <w:t>在任务内计算，再跨任务平均。</w:t>
      </w:r>
    </w:p>
    <w:p w14:paraId="4834136B" w14:textId="77777777" w:rsidR="00521EAF" w:rsidRDefault="005924B4">
      <w:pPr>
        <w:pStyle w:val="a5"/>
        <w:keepNext/>
        <w:snapToGrid w:val="0"/>
        <w:spacing w:before="120" w:after="100" w:line="264" w:lineRule="auto"/>
        <w:ind w:firstLine="440"/>
        <w:jc w:val="center"/>
      </w:pPr>
      <w:r>
        <w:rPr>
          <w:i w:val="0"/>
          <w:color w:val="000000"/>
          <w:sz w:val="22"/>
        </w:rPr>
        <w:t>表</w:t>
      </w:r>
      <w:r>
        <w:rPr>
          <w:i w:val="0"/>
          <w:color w:val="000000"/>
          <w:sz w:val="22"/>
        </w:rPr>
        <w:t xml:space="preserve"> </w:t>
      </w:r>
      <w:bookmarkStart w:id="255" w:name="cap_table_5"/>
      <w:r>
        <w:rPr>
          <w:i w:val="0"/>
          <w:color w:val="000000"/>
          <w:sz w:val="22"/>
        </w:rPr>
        <w:fldChar w:fldCharType="begin"/>
      </w:r>
      <w:r>
        <w:rPr>
          <w:i w:val="0"/>
          <w:color w:val="000000"/>
          <w:sz w:val="22"/>
        </w:rPr>
        <w:instrText xml:space="preserve"> SEQ Table \* ARABIC </w:instrText>
      </w:r>
      <w:r>
        <w:rPr>
          <w:i w:val="0"/>
          <w:color w:val="000000"/>
          <w:sz w:val="22"/>
        </w:rPr>
        <w:fldChar w:fldCharType="separate"/>
      </w:r>
      <w:r>
        <w:rPr>
          <w:i w:val="0"/>
          <w:color w:val="000000"/>
          <w:sz w:val="22"/>
        </w:rPr>
        <w:t>5</w:t>
      </w:r>
      <w:r>
        <w:rPr>
          <w:i w:val="0"/>
          <w:color w:val="000000"/>
          <w:sz w:val="22"/>
        </w:rPr>
        <w:fldChar w:fldCharType="end"/>
      </w:r>
      <w:bookmarkEnd w:id="255"/>
      <w:r>
        <w:rPr>
          <w:i w:val="0"/>
          <w:color w:val="000000"/>
          <w:sz w:val="22"/>
        </w:rPr>
        <w:t xml:space="preserve">  </w:t>
      </w:r>
      <w:r>
        <w:rPr>
          <w:i w:val="0"/>
          <w:color w:val="000000"/>
          <w:sz w:val="22"/>
        </w:rPr>
        <w:t>不同规划条件下的平均测试通过率与任务内方差</w:t>
      </w:r>
    </w:p>
    <w:tbl>
      <w:tblPr>
        <w:tblStyle w:val="Table"/>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425"/>
        <w:gridCol w:w="2312"/>
        <w:gridCol w:w="2312"/>
        <w:gridCol w:w="2311"/>
      </w:tblGrid>
      <w:tr w:rsidR="00521EAF" w14:paraId="2A515BC0" w14:textId="77777777" w:rsidTr="00521EAF">
        <w:trPr>
          <w:cnfStyle w:val="100000000000" w:firstRow="1" w:lastRow="0" w:firstColumn="0" w:lastColumn="0" w:oddVBand="0" w:evenVBand="0" w:oddHBand="0" w:evenHBand="0" w:firstRowFirstColumn="0" w:firstRowLastColumn="0" w:lastRowFirstColumn="0" w:lastRowLastColumn="0"/>
          <w:cantSplit/>
          <w:tblHeader/>
        </w:trPr>
        <w:tc>
          <w:tcPr>
            <w:tcW w:w="2425" w:type="dxa"/>
            <w:shd w:val="clear" w:color="auto" w:fill="EDEDED"/>
            <w:vAlign w:val="center"/>
          </w:tcPr>
          <w:p w14:paraId="2395200C" w14:textId="77777777" w:rsidR="00521EAF" w:rsidRDefault="005924B4">
            <w:pPr>
              <w:pStyle w:val="Compact"/>
              <w:jc w:val="center"/>
            </w:pPr>
            <w:r>
              <w:rPr>
                <w:rFonts w:hint="eastAsia"/>
                <w:b/>
              </w:rPr>
              <w:t>数据集</w:t>
            </w:r>
          </w:p>
        </w:tc>
        <w:tc>
          <w:tcPr>
            <w:tcW w:w="2312" w:type="dxa"/>
            <w:shd w:val="clear" w:color="auto" w:fill="EDEDED"/>
            <w:vAlign w:val="center"/>
          </w:tcPr>
          <w:p w14:paraId="0B66F5EF" w14:textId="77777777" w:rsidR="00521EAF" w:rsidRDefault="005924B4">
            <w:pPr>
              <w:pStyle w:val="Compact"/>
              <w:jc w:val="center"/>
            </w:pPr>
            <w:r>
              <w:rPr>
                <w:rFonts w:hint="eastAsia"/>
                <w:b/>
              </w:rPr>
              <w:t>生成设置</w:t>
            </w:r>
          </w:p>
        </w:tc>
        <w:tc>
          <w:tcPr>
            <w:tcW w:w="2312" w:type="dxa"/>
            <w:shd w:val="clear" w:color="auto" w:fill="EDEDED"/>
            <w:vAlign w:val="center"/>
          </w:tcPr>
          <w:p w14:paraId="27A06DF5" w14:textId="77777777" w:rsidR="00521EAF" w:rsidRDefault="005924B4">
            <w:pPr>
              <w:pStyle w:val="Compact"/>
              <w:jc w:val="center"/>
            </w:pPr>
            <w:r>
              <w:rPr>
                <w:rFonts w:hint="eastAsia"/>
                <w:b/>
              </w:rPr>
              <w:t>平均测试通过率</w:t>
            </w:r>
          </w:p>
        </w:tc>
        <w:tc>
          <w:tcPr>
            <w:tcW w:w="2311" w:type="dxa"/>
            <w:shd w:val="clear" w:color="auto" w:fill="EDEDED"/>
            <w:vAlign w:val="center"/>
          </w:tcPr>
          <w:p w14:paraId="23163502" w14:textId="77777777" w:rsidR="00521EAF" w:rsidRDefault="005924B4">
            <w:pPr>
              <w:pStyle w:val="Compact"/>
              <w:jc w:val="center"/>
            </w:pPr>
            <w:r>
              <w:rPr>
                <w:rFonts w:hint="eastAsia"/>
                <w:b/>
              </w:rPr>
              <w:t>平均任务内方差</w:t>
            </w:r>
          </w:p>
        </w:tc>
      </w:tr>
      <w:tr w:rsidR="00521EAF" w14:paraId="27D12ED8" w14:textId="77777777" w:rsidTr="00521EAF">
        <w:trPr>
          <w:cantSplit/>
        </w:trPr>
        <w:tc>
          <w:tcPr>
            <w:tcW w:w="2425" w:type="dxa"/>
            <w:vAlign w:val="center"/>
          </w:tcPr>
          <w:p w14:paraId="79F2B9E3" w14:textId="77777777" w:rsidR="00521EAF" w:rsidRDefault="005924B4">
            <w:pPr>
              <w:pStyle w:val="Compact"/>
            </w:pPr>
            <w:proofErr w:type="spellStart"/>
            <w:r>
              <w:t>HumanEval</w:t>
            </w:r>
            <w:proofErr w:type="spellEnd"/>
            <w:r>
              <w:t>-ET</w:t>
            </w:r>
          </w:p>
        </w:tc>
        <w:tc>
          <w:tcPr>
            <w:tcW w:w="2312" w:type="dxa"/>
            <w:vAlign w:val="center"/>
          </w:tcPr>
          <w:p w14:paraId="72FECAD3" w14:textId="77777777" w:rsidR="00521EAF" w:rsidRDefault="005924B4">
            <w:pPr>
              <w:pStyle w:val="Compact"/>
            </w:pPr>
            <w:r>
              <w:rPr>
                <w:rFonts w:hint="eastAsia"/>
              </w:rPr>
              <w:t>无</w:t>
            </w:r>
            <w:del w:id="256" w:author="连小利" w:date="2026-10-24T18:19:00Z">
              <w:r>
                <w:rPr>
                  <w:rFonts w:hint="eastAsia"/>
                </w:rPr>
                <w:delText>计划</w:delText>
              </w:r>
            </w:del>
            <w:ins w:id="257" w:author="连小利" w:date="2026-10-24T18:19:00Z">
              <w:r>
                <w:rPr>
                  <w:rFonts w:hint="eastAsia"/>
                </w:rPr>
                <w:t>规划</w:t>
              </w:r>
            </w:ins>
          </w:p>
        </w:tc>
        <w:tc>
          <w:tcPr>
            <w:tcW w:w="2312" w:type="dxa"/>
            <w:vAlign w:val="center"/>
          </w:tcPr>
          <w:p w14:paraId="051DE62F" w14:textId="77777777" w:rsidR="00521EAF" w:rsidRDefault="005924B4">
            <w:pPr>
              <w:pStyle w:val="Compact"/>
            </w:pPr>
            <w:r>
              <w:t>91.66%</w:t>
            </w:r>
          </w:p>
        </w:tc>
        <w:tc>
          <w:tcPr>
            <w:tcW w:w="2311" w:type="dxa"/>
            <w:vAlign w:val="center"/>
          </w:tcPr>
          <w:p w14:paraId="6F8C6676" w14:textId="77777777" w:rsidR="00521EAF" w:rsidRDefault="005924B4">
            <w:pPr>
              <w:pStyle w:val="Compact"/>
            </w:pPr>
            <w:r>
              <w:t>0.023</w:t>
            </w:r>
          </w:p>
        </w:tc>
      </w:tr>
      <w:tr w:rsidR="00521EAF" w14:paraId="5ADC5458" w14:textId="77777777" w:rsidTr="00521EAF">
        <w:trPr>
          <w:cantSplit/>
        </w:trPr>
        <w:tc>
          <w:tcPr>
            <w:tcW w:w="2425" w:type="dxa"/>
            <w:vAlign w:val="center"/>
          </w:tcPr>
          <w:p w14:paraId="3FD12665" w14:textId="77777777" w:rsidR="00521EAF" w:rsidRDefault="005924B4">
            <w:pPr>
              <w:pStyle w:val="Compact"/>
            </w:pPr>
            <w:proofErr w:type="spellStart"/>
            <w:r>
              <w:t>HumanEval</w:t>
            </w:r>
            <w:proofErr w:type="spellEnd"/>
            <w:r>
              <w:t>-ET</w:t>
            </w:r>
          </w:p>
        </w:tc>
        <w:tc>
          <w:tcPr>
            <w:tcW w:w="2312" w:type="dxa"/>
            <w:vAlign w:val="center"/>
          </w:tcPr>
          <w:p w14:paraId="40BA015C" w14:textId="77777777" w:rsidR="00521EAF" w:rsidRDefault="005924B4">
            <w:pPr>
              <w:pStyle w:val="Compact"/>
            </w:pPr>
            <w:r>
              <w:rPr>
                <w:rFonts w:hint="eastAsia"/>
              </w:rPr>
              <w:t>自规划</w:t>
            </w:r>
          </w:p>
        </w:tc>
        <w:tc>
          <w:tcPr>
            <w:tcW w:w="2312" w:type="dxa"/>
            <w:vAlign w:val="center"/>
          </w:tcPr>
          <w:p w14:paraId="204F839B" w14:textId="77777777" w:rsidR="00521EAF" w:rsidRDefault="005924B4">
            <w:pPr>
              <w:pStyle w:val="Compact"/>
            </w:pPr>
            <w:r>
              <w:t>95.52%</w:t>
            </w:r>
          </w:p>
        </w:tc>
        <w:tc>
          <w:tcPr>
            <w:tcW w:w="2311" w:type="dxa"/>
            <w:vAlign w:val="center"/>
          </w:tcPr>
          <w:p w14:paraId="45D658E0" w14:textId="77777777" w:rsidR="00521EAF" w:rsidRDefault="005924B4">
            <w:pPr>
              <w:pStyle w:val="Compact"/>
            </w:pPr>
            <w:r>
              <w:t>0.003</w:t>
            </w:r>
          </w:p>
        </w:tc>
      </w:tr>
      <w:tr w:rsidR="00521EAF" w14:paraId="626BBEA3" w14:textId="77777777" w:rsidTr="00521EAF">
        <w:trPr>
          <w:cantSplit/>
        </w:trPr>
        <w:tc>
          <w:tcPr>
            <w:tcW w:w="2425" w:type="dxa"/>
            <w:vAlign w:val="center"/>
          </w:tcPr>
          <w:p w14:paraId="15CF801F" w14:textId="77777777" w:rsidR="00521EAF" w:rsidRDefault="005924B4">
            <w:pPr>
              <w:pStyle w:val="Compact"/>
            </w:pPr>
            <w:proofErr w:type="spellStart"/>
            <w:r>
              <w:t>HumanEval</w:t>
            </w:r>
            <w:proofErr w:type="spellEnd"/>
            <w:r>
              <w:t>-ET</w:t>
            </w:r>
          </w:p>
        </w:tc>
        <w:tc>
          <w:tcPr>
            <w:tcW w:w="2312" w:type="dxa"/>
            <w:vAlign w:val="center"/>
          </w:tcPr>
          <w:p w14:paraId="224D39F3" w14:textId="77777777" w:rsidR="00521EAF" w:rsidRDefault="005924B4">
            <w:pPr>
              <w:pStyle w:val="Compact"/>
            </w:pPr>
            <w:r>
              <w:rPr>
                <w:rFonts w:hint="eastAsia"/>
              </w:rPr>
              <w:t>结合可见测试的</w:t>
            </w:r>
            <w:del w:id="258" w:author="连小利" w:date="2026-10-24T18:19:00Z">
              <w:r>
                <w:rPr>
                  <w:rFonts w:hint="eastAsia"/>
                </w:rPr>
                <w:delText>计划</w:delText>
              </w:r>
            </w:del>
            <w:ins w:id="259" w:author="连小利" w:date="2026-10-24T18:19:00Z">
              <w:r>
                <w:rPr>
                  <w:rFonts w:hint="eastAsia"/>
                </w:rPr>
                <w:t>规划</w:t>
              </w:r>
            </w:ins>
          </w:p>
        </w:tc>
        <w:tc>
          <w:tcPr>
            <w:tcW w:w="2312" w:type="dxa"/>
            <w:vAlign w:val="center"/>
          </w:tcPr>
          <w:p w14:paraId="00A0510B" w14:textId="77777777" w:rsidR="00521EAF" w:rsidRDefault="005924B4">
            <w:pPr>
              <w:pStyle w:val="Compact"/>
            </w:pPr>
            <w:r>
              <w:t>96.14%</w:t>
            </w:r>
          </w:p>
        </w:tc>
        <w:tc>
          <w:tcPr>
            <w:tcW w:w="2311" w:type="dxa"/>
            <w:vAlign w:val="center"/>
          </w:tcPr>
          <w:p w14:paraId="0FDAFE07" w14:textId="77777777" w:rsidR="00521EAF" w:rsidRDefault="005924B4">
            <w:pPr>
              <w:pStyle w:val="Compact"/>
            </w:pPr>
            <w:r>
              <w:t>0.002</w:t>
            </w:r>
          </w:p>
        </w:tc>
      </w:tr>
      <w:tr w:rsidR="00521EAF" w14:paraId="190E2016" w14:textId="77777777" w:rsidTr="00521EAF">
        <w:trPr>
          <w:cantSplit/>
        </w:trPr>
        <w:tc>
          <w:tcPr>
            <w:tcW w:w="2425" w:type="dxa"/>
            <w:vAlign w:val="center"/>
          </w:tcPr>
          <w:p w14:paraId="404929BD" w14:textId="77777777" w:rsidR="00521EAF" w:rsidRDefault="005924B4">
            <w:pPr>
              <w:pStyle w:val="Compact"/>
            </w:pPr>
            <w:r>
              <w:t>MBPP-ET</w:t>
            </w:r>
          </w:p>
        </w:tc>
        <w:tc>
          <w:tcPr>
            <w:tcW w:w="2312" w:type="dxa"/>
            <w:vAlign w:val="center"/>
          </w:tcPr>
          <w:p w14:paraId="40068975" w14:textId="77777777" w:rsidR="00521EAF" w:rsidRDefault="005924B4">
            <w:pPr>
              <w:pStyle w:val="Compact"/>
            </w:pPr>
            <w:r>
              <w:rPr>
                <w:rFonts w:hint="eastAsia"/>
              </w:rPr>
              <w:t>无</w:t>
            </w:r>
            <w:del w:id="260" w:author="连小利" w:date="2026-10-24T18:19:00Z">
              <w:r>
                <w:rPr>
                  <w:rFonts w:hint="eastAsia"/>
                </w:rPr>
                <w:delText>计划</w:delText>
              </w:r>
            </w:del>
            <w:ins w:id="261" w:author="连小利" w:date="2026-10-24T18:19:00Z">
              <w:r>
                <w:rPr>
                  <w:rFonts w:hint="eastAsia"/>
                </w:rPr>
                <w:t>规划</w:t>
              </w:r>
            </w:ins>
          </w:p>
        </w:tc>
        <w:tc>
          <w:tcPr>
            <w:tcW w:w="2312" w:type="dxa"/>
            <w:vAlign w:val="center"/>
          </w:tcPr>
          <w:p w14:paraId="45FA3D6F" w14:textId="77777777" w:rsidR="00521EAF" w:rsidRDefault="005924B4">
            <w:pPr>
              <w:pStyle w:val="Compact"/>
            </w:pPr>
            <w:r>
              <w:t>64.02%</w:t>
            </w:r>
          </w:p>
        </w:tc>
        <w:tc>
          <w:tcPr>
            <w:tcW w:w="2311" w:type="dxa"/>
            <w:vAlign w:val="center"/>
          </w:tcPr>
          <w:p w14:paraId="0E5A1F7E" w14:textId="77777777" w:rsidR="00521EAF" w:rsidRDefault="005924B4">
            <w:pPr>
              <w:pStyle w:val="Compact"/>
            </w:pPr>
            <w:r>
              <w:t>0.023</w:t>
            </w:r>
          </w:p>
        </w:tc>
      </w:tr>
      <w:tr w:rsidR="00521EAF" w14:paraId="48099F9E" w14:textId="77777777" w:rsidTr="00521EAF">
        <w:trPr>
          <w:cantSplit/>
        </w:trPr>
        <w:tc>
          <w:tcPr>
            <w:tcW w:w="2425" w:type="dxa"/>
            <w:vAlign w:val="center"/>
          </w:tcPr>
          <w:p w14:paraId="276A229A" w14:textId="77777777" w:rsidR="00521EAF" w:rsidRDefault="005924B4">
            <w:pPr>
              <w:pStyle w:val="Compact"/>
            </w:pPr>
            <w:r>
              <w:t>MBPP-ET</w:t>
            </w:r>
          </w:p>
        </w:tc>
        <w:tc>
          <w:tcPr>
            <w:tcW w:w="2312" w:type="dxa"/>
            <w:vAlign w:val="center"/>
          </w:tcPr>
          <w:p w14:paraId="73FBA808" w14:textId="77777777" w:rsidR="00521EAF" w:rsidRDefault="005924B4">
            <w:pPr>
              <w:pStyle w:val="Compact"/>
            </w:pPr>
            <w:r>
              <w:rPr>
                <w:rFonts w:hint="eastAsia"/>
              </w:rPr>
              <w:t>自规划</w:t>
            </w:r>
          </w:p>
        </w:tc>
        <w:tc>
          <w:tcPr>
            <w:tcW w:w="2312" w:type="dxa"/>
            <w:vAlign w:val="center"/>
          </w:tcPr>
          <w:p w14:paraId="214B8980" w14:textId="77777777" w:rsidR="00521EAF" w:rsidRDefault="005924B4">
            <w:pPr>
              <w:pStyle w:val="Compact"/>
            </w:pPr>
            <w:r>
              <w:t>65.22%</w:t>
            </w:r>
          </w:p>
        </w:tc>
        <w:tc>
          <w:tcPr>
            <w:tcW w:w="2311" w:type="dxa"/>
            <w:vAlign w:val="center"/>
          </w:tcPr>
          <w:p w14:paraId="68CE206B" w14:textId="77777777" w:rsidR="00521EAF" w:rsidRDefault="005924B4">
            <w:pPr>
              <w:pStyle w:val="Compact"/>
            </w:pPr>
            <w:r>
              <w:t>0.004</w:t>
            </w:r>
          </w:p>
        </w:tc>
      </w:tr>
      <w:tr w:rsidR="00521EAF" w14:paraId="0653D973" w14:textId="77777777" w:rsidTr="00521EAF">
        <w:trPr>
          <w:cantSplit/>
        </w:trPr>
        <w:tc>
          <w:tcPr>
            <w:tcW w:w="2425" w:type="dxa"/>
            <w:vAlign w:val="center"/>
          </w:tcPr>
          <w:p w14:paraId="16E5D2D7" w14:textId="77777777" w:rsidR="00521EAF" w:rsidRDefault="005924B4">
            <w:pPr>
              <w:pStyle w:val="Compact"/>
            </w:pPr>
            <w:r>
              <w:t>MBPP-ET</w:t>
            </w:r>
          </w:p>
        </w:tc>
        <w:tc>
          <w:tcPr>
            <w:tcW w:w="2312" w:type="dxa"/>
            <w:vAlign w:val="center"/>
          </w:tcPr>
          <w:p w14:paraId="3432C7C3" w14:textId="77777777" w:rsidR="00521EAF" w:rsidRDefault="005924B4">
            <w:pPr>
              <w:pStyle w:val="Compact"/>
            </w:pPr>
            <w:r>
              <w:rPr>
                <w:rFonts w:hint="eastAsia"/>
              </w:rPr>
              <w:t>结合可见测试的</w:t>
            </w:r>
            <w:del w:id="262" w:author="连小利" w:date="2026-10-24T18:19:00Z">
              <w:r>
                <w:rPr>
                  <w:rFonts w:hint="eastAsia"/>
                </w:rPr>
                <w:delText>计划</w:delText>
              </w:r>
            </w:del>
            <w:ins w:id="263" w:author="连小利" w:date="2026-10-24T18:19:00Z">
              <w:r>
                <w:rPr>
                  <w:rFonts w:hint="eastAsia"/>
                </w:rPr>
                <w:t>规划</w:t>
              </w:r>
            </w:ins>
          </w:p>
        </w:tc>
        <w:tc>
          <w:tcPr>
            <w:tcW w:w="2312" w:type="dxa"/>
            <w:vAlign w:val="center"/>
          </w:tcPr>
          <w:p w14:paraId="1F5464F5" w14:textId="77777777" w:rsidR="00521EAF" w:rsidRDefault="005924B4">
            <w:pPr>
              <w:pStyle w:val="Compact"/>
            </w:pPr>
            <w:r>
              <w:t>77.42%</w:t>
            </w:r>
          </w:p>
        </w:tc>
        <w:tc>
          <w:tcPr>
            <w:tcW w:w="2311" w:type="dxa"/>
            <w:vAlign w:val="center"/>
          </w:tcPr>
          <w:p w14:paraId="722D66B8" w14:textId="77777777" w:rsidR="00521EAF" w:rsidRDefault="005924B4">
            <w:pPr>
              <w:pStyle w:val="Compact"/>
            </w:pPr>
            <w:r>
              <w:t>0.003</w:t>
            </w:r>
          </w:p>
        </w:tc>
      </w:tr>
    </w:tbl>
    <w:p w14:paraId="56A28552" w14:textId="77777777" w:rsidR="00521EAF" w:rsidRDefault="005924B4">
      <w:pPr>
        <w:pStyle w:val="a0"/>
        <w:ind w:firstLine="560"/>
      </w:pPr>
      <w:r>
        <w:rPr>
          <w:rFonts w:hint="eastAsia"/>
        </w:rPr>
        <w:t>该结果同时观察到通过率改善和方差降低，为</w:t>
      </w:r>
      <w:r>
        <w:t xml:space="preserve"> S-I04 </w:t>
      </w:r>
      <w:r>
        <w:rPr>
          <w:rFonts w:hint="eastAsia"/>
        </w:rPr>
        <w:t>作为</w:t>
      </w:r>
      <w:del w:id="264" w:author="连小利" w:date="2026-10-24T18:19:00Z">
        <w:r>
          <w:rPr>
            <w:rFonts w:hint="eastAsia"/>
          </w:rPr>
          <w:delText>计划</w:delText>
        </w:r>
      </w:del>
      <w:ins w:id="265" w:author="连小利" w:date="2026-10-24T18:19:00Z">
        <w:r>
          <w:rPr>
            <w:rFonts w:hint="eastAsia"/>
          </w:rPr>
          <w:t>规划</w:t>
        </w:r>
      </w:ins>
      <w:r>
        <w:rPr>
          <w:rFonts w:hint="eastAsia"/>
        </w:rPr>
        <w:t>条件比较指标提供依据。</w:t>
      </w:r>
      <w:r>
        <w:rPr>
          <w:rFonts w:hint="eastAsia"/>
        </w:rPr>
        <w:t>P-I02</w:t>
      </w:r>
      <w:r>
        <w:t xml:space="preserve"> </w:t>
      </w:r>
      <w:r>
        <w:rPr>
          <w:rFonts w:hint="eastAsia"/>
        </w:rPr>
        <w:t>可在采用一致总体方差定义的本项目数据上提供归一化表达。由于原实验记录未明确方差分母，表中值按原实验汇总值保留，不以转换后的数字声称已完成独立复算。</w:t>
      </w:r>
    </w:p>
    <w:p w14:paraId="347C745F" w14:textId="77777777" w:rsidR="00521EAF" w:rsidRDefault="005924B4">
      <w:pPr>
        <w:pStyle w:val="2"/>
      </w:pPr>
      <w:bookmarkStart w:id="266" w:name="分阶段修复的作用s-r04s-r06"/>
      <w:bookmarkEnd w:id="250"/>
      <w:r>
        <w:t xml:space="preserve">5.5 </w:t>
      </w:r>
      <w:r>
        <w:rPr>
          <w:rFonts w:hint="eastAsia"/>
        </w:rPr>
        <w:t>分阶段修复的作用（</w:t>
      </w:r>
      <w:r>
        <w:rPr>
          <w:rFonts w:hint="eastAsia"/>
        </w:rPr>
        <w:t>S-R04</w:t>
      </w:r>
      <w:r>
        <w:rPr>
          <w:rFonts w:hint="eastAsia"/>
        </w:rPr>
        <w:t>—</w:t>
      </w:r>
      <w:r>
        <w:rPr>
          <w:rFonts w:hint="eastAsia"/>
        </w:rPr>
        <w:t>S-R06</w:t>
      </w:r>
      <w:r>
        <w:rPr>
          <w:rFonts w:hint="eastAsia"/>
        </w:rPr>
        <w:t>）</w:t>
      </w:r>
    </w:p>
    <w:p w14:paraId="390D4A0A" w14:textId="77777777" w:rsidR="00521EAF" w:rsidRDefault="005924B4">
      <w:pPr>
        <w:pStyle w:val="FirstParagraph"/>
        <w:ind w:firstLine="560"/>
      </w:pPr>
      <w:r>
        <w:rPr>
          <w:rFonts w:hint="eastAsia"/>
        </w:rPr>
        <w:t>本项目规划端实验在</w:t>
      </w:r>
      <w:r>
        <w:t xml:space="preserve"> MBPP</w:t>
      </w:r>
      <w:r>
        <w:t>、</w:t>
      </w:r>
      <w:r>
        <w:t>APPS</w:t>
      </w:r>
      <w:r>
        <w:t>、</w:t>
      </w:r>
      <w:proofErr w:type="spellStart"/>
      <w:r>
        <w:t>CodeContests</w:t>
      </w:r>
      <w:proofErr w:type="spellEnd"/>
      <w:r>
        <w:t xml:space="preserve"> </w:t>
      </w:r>
      <w:r>
        <w:rPr>
          <w:rFonts w:hint="eastAsia"/>
        </w:rPr>
        <w:t>和</w:t>
      </w:r>
      <w:r>
        <w:t xml:space="preserve"> </w:t>
      </w:r>
      <w:proofErr w:type="spellStart"/>
      <w:r>
        <w:t>LiveCodeBench</w:t>
      </w:r>
      <w:proofErr w:type="spellEnd"/>
      <w:r>
        <w:t xml:space="preserve"> </w:t>
      </w:r>
      <w:r>
        <w:rPr>
          <w:rFonts w:hint="eastAsia"/>
        </w:rPr>
        <w:t>共</w:t>
      </w:r>
      <w:r>
        <w:t xml:space="preserve"> 929 </w:t>
      </w:r>
      <w:proofErr w:type="gramStart"/>
      <w:r>
        <w:rPr>
          <w:rFonts w:hint="eastAsia"/>
        </w:rPr>
        <w:t>个</w:t>
      </w:r>
      <w:proofErr w:type="gramEnd"/>
      <w:r>
        <w:rPr>
          <w:rFonts w:hint="eastAsia"/>
        </w:rPr>
        <w:t>任务上比较修复阶段。以</w:t>
      </w:r>
      <w:r>
        <w:t xml:space="preserve"> GPT-5.4-mini </w:t>
      </w:r>
      <w:r>
        <w:rPr>
          <w:rFonts w:hint="eastAsia"/>
        </w:rPr>
        <w:t>为例，逐步加入阶段后的</w:t>
      </w:r>
      <w:r>
        <w:t xml:space="preserve"> pass@1 </w:t>
      </w:r>
      <w:r>
        <w:rPr>
          <w:rFonts w:hint="eastAsia"/>
        </w:rPr>
        <w:t>见</w:t>
      </w:r>
      <w:r>
        <w:rPr>
          <w:color w:val="000000"/>
        </w:rPr>
        <w:t>表</w:t>
      </w:r>
      <w:r>
        <w:rPr>
          <w:color w:val="000000"/>
        </w:rPr>
        <w:t xml:space="preserve"> </w:t>
      </w:r>
      <w:r>
        <w:rPr>
          <w:color w:val="000000"/>
        </w:rPr>
        <w:fldChar w:fldCharType="begin"/>
      </w:r>
      <w:r>
        <w:rPr>
          <w:color w:val="000000"/>
        </w:rPr>
        <w:instrText xml:space="preserve"> REF cap_table_6 </w:instrText>
      </w:r>
      <w:r>
        <w:rPr>
          <w:color w:val="000000"/>
        </w:rPr>
        <w:fldChar w:fldCharType="separate"/>
      </w:r>
      <w:r>
        <w:rPr>
          <w:color w:val="000000"/>
        </w:rPr>
        <w:t>6</w:t>
      </w:r>
      <w:r>
        <w:rPr>
          <w:color w:val="000000"/>
        </w:rPr>
        <w:fldChar w:fldCharType="end"/>
      </w:r>
      <w:r>
        <w:rPr>
          <w:color w:val="000000"/>
        </w:rPr>
        <w:t>，平均列为四个数据集的宏平均。</w:t>
      </w:r>
    </w:p>
    <w:p w14:paraId="10D9B99B" w14:textId="77777777" w:rsidR="00521EAF" w:rsidRDefault="005924B4">
      <w:pPr>
        <w:pStyle w:val="a5"/>
        <w:keepNext/>
        <w:snapToGrid w:val="0"/>
        <w:spacing w:before="120" w:after="100" w:line="264" w:lineRule="auto"/>
        <w:ind w:firstLine="440"/>
        <w:jc w:val="center"/>
      </w:pPr>
      <w:r>
        <w:rPr>
          <w:i w:val="0"/>
          <w:color w:val="000000"/>
          <w:sz w:val="22"/>
        </w:rPr>
        <w:t>表</w:t>
      </w:r>
      <w:r>
        <w:rPr>
          <w:i w:val="0"/>
          <w:color w:val="000000"/>
          <w:sz w:val="22"/>
        </w:rPr>
        <w:t xml:space="preserve"> </w:t>
      </w:r>
      <w:bookmarkStart w:id="267" w:name="cap_table_6"/>
      <w:r>
        <w:rPr>
          <w:i w:val="0"/>
          <w:color w:val="000000"/>
          <w:sz w:val="22"/>
        </w:rPr>
        <w:fldChar w:fldCharType="begin"/>
      </w:r>
      <w:r>
        <w:rPr>
          <w:i w:val="0"/>
          <w:color w:val="000000"/>
          <w:sz w:val="22"/>
        </w:rPr>
        <w:instrText xml:space="preserve"> SEQ Table \* ARABIC </w:instrText>
      </w:r>
      <w:r>
        <w:rPr>
          <w:i w:val="0"/>
          <w:color w:val="000000"/>
          <w:sz w:val="22"/>
        </w:rPr>
        <w:fldChar w:fldCharType="separate"/>
      </w:r>
      <w:r>
        <w:rPr>
          <w:i w:val="0"/>
          <w:color w:val="000000"/>
          <w:sz w:val="22"/>
        </w:rPr>
        <w:t>6</w:t>
      </w:r>
      <w:r>
        <w:rPr>
          <w:i w:val="0"/>
          <w:color w:val="000000"/>
          <w:sz w:val="22"/>
        </w:rPr>
        <w:fldChar w:fldCharType="end"/>
      </w:r>
      <w:bookmarkEnd w:id="267"/>
      <w:r>
        <w:rPr>
          <w:i w:val="0"/>
          <w:color w:val="000000"/>
          <w:sz w:val="22"/>
        </w:rPr>
        <w:t xml:space="preserve">  </w:t>
      </w:r>
      <w:r>
        <w:rPr>
          <w:i w:val="0"/>
          <w:color w:val="000000"/>
          <w:sz w:val="22"/>
        </w:rPr>
        <w:t>分阶段修复对代码生成</w:t>
      </w:r>
      <w:r>
        <w:rPr>
          <w:i w:val="0"/>
          <w:color w:val="000000"/>
          <w:sz w:val="22"/>
        </w:rPr>
        <w:t xml:space="preserve"> pass@1 </w:t>
      </w:r>
      <w:r>
        <w:rPr>
          <w:i w:val="0"/>
          <w:color w:val="000000"/>
          <w:sz w:val="22"/>
        </w:rPr>
        <w:t>的影响</w:t>
      </w:r>
    </w:p>
    <w:tbl>
      <w:tblPr>
        <w:tblStyle w:val="Table"/>
        <w:tblW w:w="936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1522"/>
        <w:gridCol w:w="1279"/>
        <w:gridCol w:w="1539"/>
        <w:gridCol w:w="1680"/>
        <w:gridCol w:w="1800"/>
        <w:gridCol w:w="1540"/>
      </w:tblGrid>
      <w:tr w:rsidR="00521EAF" w14:paraId="598B0A3E" w14:textId="77777777" w:rsidTr="00521EAF">
        <w:trPr>
          <w:cnfStyle w:val="100000000000" w:firstRow="1" w:lastRow="0" w:firstColumn="0" w:lastColumn="0" w:oddVBand="0" w:evenVBand="0" w:oddHBand="0" w:evenHBand="0" w:firstRowFirstColumn="0" w:firstRowLastColumn="0" w:lastRowFirstColumn="0" w:lastRowLastColumn="0"/>
          <w:cantSplit/>
          <w:tblHeader/>
        </w:trPr>
        <w:tc>
          <w:tcPr>
            <w:tcW w:w="1522" w:type="dxa"/>
            <w:shd w:val="clear" w:color="auto" w:fill="EDEDED"/>
            <w:vAlign w:val="center"/>
          </w:tcPr>
          <w:p w14:paraId="45E83CFA" w14:textId="77777777" w:rsidR="00521EAF" w:rsidRDefault="005924B4">
            <w:pPr>
              <w:pStyle w:val="Compact"/>
              <w:jc w:val="center"/>
            </w:pPr>
            <w:r>
              <w:rPr>
                <w:rFonts w:hint="eastAsia"/>
                <w:b/>
              </w:rPr>
              <w:t>保留的阶段</w:t>
            </w:r>
          </w:p>
        </w:tc>
        <w:tc>
          <w:tcPr>
            <w:tcW w:w="1279" w:type="dxa"/>
            <w:shd w:val="clear" w:color="auto" w:fill="EDEDED"/>
            <w:vAlign w:val="center"/>
          </w:tcPr>
          <w:p w14:paraId="449B7517" w14:textId="77777777" w:rsidR="00521EAF" w:rsidRDefault="005924B4">
            <w:pPr>
              <w:pStyle w:val="Compact"/>
              <w:jc w:val="center"/>
            </w:pPr>
            <w:r>
              <w:rPr>
                <w:b/>
              </w:rPr>
              <w:t>MBPP</w:t>
            </w:r>
          </w:p>
        </w:tc>
        <w:tc>
          <w:tcPr>
            <w:tcW w:w="1539" w:type="dxa"/>
            <w:shd w:val="clear" w:color="auto" w:fill="EDEDED"/>
            <w:vAlign w:val="center"/>
          </w:tcPr>
          <w:p w14:paraId="06BD6C53" w14:textId="77777777" w:rsidR="00521EAF" w:rsidRDefault="005924B4">
            <w:pPr>
              <w:pStyle w:val="Compact"/>
              <w:jc w:val="center"/>
            </w:pPr>
            <w:r>
              <w:rPr>
                <w:b/>
              </w:rPr>
              <w:t>APPS</w:t>
            </w:r>
          </w:p>
        </w:tc>
        <w:tc>
          <w:tcPr>
            <w:tcW w:w="1680" w:type="dxa"/>
            <w:shd w:val="clear" w:color="auto" w:fill="EDEDED"/>
            <w:vAlign w:val="center"/>
          </w:tcPr>
          <w:p w14:paraId="1D65724D" w14:textId="77777777" w:rsidR="00521EAF" w:rsidRDefault="005924B4">
            <w:pPr>
              <w:pStyle w:val="Compact"/>
              <w:jc w:val="center"/>
            </w:pPr>
            <w:proofErr w:type="spellStart"/>
            <w:r>
              <w:rPr>
                <w:b/>
              </w:rPr>
              <w:t>CodeContests</w:t>
            </w:r>
            <w:proofErr w:type="spellEnd"/>
          </w:p>
        </w:tc>
        <w:tc>
          <w:tcPr>
            <w:tcW w:w="1800" w:type="dxa"/>
            <w:shd w:val="clear" w:color="auto" w:fill="EDEDED"/>
            <w:vAlign w:val="center"/>
          </w:tcPr>
          <w:p w14:paraId="095FAC97" w14:textId="77777777" w:rsidR="00521EAF" w:rsidRDefault="005924B4">
            <w:pPr>
              <w:pStyle w:val="Compact"/>
              <w:jc w:val="center"/>
            </w:pPr>
            <w:proofErr w:type="spellStart"/>
            <w:r>
              <w:rPr>
                <w:b/>
              </w:rPr>
              <w:t>LiveCodeBench</w:t>
            </w:r>
            <w:proofErr w:type="spellEnd"/>
          </w:p>
        </w:tc>
        <w:tc>
          <w:tcPr>
            <w:tcW w:w="1540" w:type="dxa"/>
            <w:shd w:val="clear" w:color="auto" w:fill="EDEDED"/>
            <w:vAlign w:val="center"/>
          </w:tcPr>
          <w:p w14:paraId="1A0349E0" w14:textId="77777777" w:rsidR="00521EAF" w:rsidRDefault="005924B4">
            <w:pPr>
              <w:pStyle w:val="Compact"/>
              <w:jc w:val="center"/>
            </w:pPr>
            <w:r>
              <w:rPr>
                <w:rFonts w:hint="eastAsia"/>
                <w:b/>
              </w:rPr>
              <w:t>平均</w:t>
            </w:r>
          </w:p>
        </w:tc>
      </w:tr>
      <w:tr w:rsidR="00521EAF" w14:paraId="2BB4CFDF" w14:textId="77777777" w:rsidTr="00521EAF">
        <w:trPr>
          <w:cantSplit/>
        </w:trPr>
        <w:tc>
          <w:tcPr>
            <w:tcW w:w="1522" w:type="dxa"/>
            <w:vAlign w:val="center"/>
          </w:tcPr>
          <w:p w14:paraId="697E4DCA" w14:textId="77777777" w:rsidR="00521EAF" w:rsidRDefault="005924B4">
            <w:pPr>
              <w:pStyle w:val="Compact"/>
            </w:pPr>
            <w:r>
              <w:rPr>
                <w:rFonts w:hint="eastAsia"/>
              </w:rPr>
              <w:lastRenderedPageBreak/>
              <w:t>初始</w:t>
            </w:r>
            <w:del w:id="268" w:author="连小利" w:date="2026-10-24T18:19:00Z">
              <w:r>
                <w:rPr>
                  <w:rFonts w:hint="eastAsia"/>
                </w:rPr>
                <w:delText>计划</w:delText>
              </w:r>
            </w:del>
            <w:ins w:id="269" w:author="连小利" w:date="2026-10-24T18:19:00Z">
              <w:r>
                <w:rPr>
                  <w:rFonts w:hint="eastAsia"/>
                </w:rPr>
                <w:t>规划</w:t>
              </w:r>
            </w:ins>
            <w:r>
              <w:rPr>
                <w:rFonts w:hint="eastAsia"/>
              </w:rPr>
              <w:t>与实现</w:t>
            </w:r>
          </w:p>
        </w:tc>
        <w:tc>
          <w:tcPr>
            <w:tcW w:w="1279" w:type="dxa"/>
            <w:vAlign w:val="center"/>
          </w:tcPr>
          <w:p w14:paraId="55842F56" w14:textId="77777777" w:rsidR="00521EAF" w:rsidRDefault="005924B4">
            <w:pPr>
              <w:pStyle w:val="Compact"/>
            </w:pPr>
            <w:r>
              <w:t>66.4%</w:t>
            </w:r>
          </w:p>
        </w:tc>
        <w:tc>
          <w:tcPr>
            <w:tcW w:w="1539" w:type="dxa"/>
            <w:vAlign w:val="center"/>
          </w:tcPr>
          <w:p w14:paraId="6C542A67" w14:textId="77777777" w:rsidR="00521EAF" w:rsidRDefault="005924B4">
            <w:pPr>
              <w:pStyle w:val="Compact"/>
            </w:pPr>
            <w:r>
              <w:t>53.2%</w:t>
            </w:r>
          </w:p>
        </w:tc>
        <w:tc>
          <w:tcPr>
            <w:tcW w:w="1680" w:type="dxa"/>
            <w:vAlign w:val="center"/>
          </w:tcPr>
          <w:p w14:paraId="58E97252" w14:textId="77777777" w:rsidR="00521EAF" w:rsidRDefault="005924B4">
            <w:pPr>
              <w:pStyle w:val="Compact"/>
            </w:pPr>
            <w:r>
              <w:t>34.0%</w:t>
            </w:r>
          </w:p>
        </w:tc>
        <w:tc>
          <w:tcPr>
            <w:tcW w:w="1800" w:type="dxa"/>
            <w:vAlign w:val="center"/>
          </w:tcPr>
          <w:p w14:paraId="3ECA6C7D" w14:textId="77777777" w:rsidR="00521EAF" w:rsidRDefault="005924B4">
            <w:pPr>
              <w:pStyle w:val="Compact"/>
            </w:pPr>
            <w:r>
              <w:t>73.6%</w:t>
            </w:r>
          </w:p>
        </w:tc>
        <w:tc>
          <w:tcPr>
            <w:tcW w:w="1540" w:type="dxa"/>
            <w:vAlign w:val="center"/>
          </w:tcPr>
          <w:p w14:paraId="4C0B3975" w14:textId="77777777" w:rsidR="00521EAF" w:rsidRDefault="005924B4">
            <w:pPr>
              <w:pStyle w:val="Compact"/>
            </w:pPr>
            <w:r>
              <w:t>56.8%</w:t>
            </w:r>
          </w:p>
        </w:tc>
      </w:tr>
      <w:tr w:rsidR="00521EAF" w14:paraId="6C2F4F5C" w14:textId="77777777" w:rsidTr="00521EAF">
        <w:trPr>
          <w:cantSplit/>
        </w:trPr>
        <w:tc>
          <w:tcPr>
            <w:tcW w:w="1522" w:type="dxa"/>
            <w:vAlign w:val="center"/>
          </w:tcPr>
          <w:p w14:paraId="4BC6CF8F" w14:textId="77777777" w:rsidR="00521EAF" w:rsidRDefault="005924B4">
            <w:pPr>
              <w:pStyle w:val="Compact"/>
            </w:pPr>
            <w:r>
              <w:rPr>
                <w:rFonts w:hint="eastAsia"/>
              </w:rPr>
              <w:t>再加入</w:t>
            </w:r>
            <w:del w:id="270" w:author="连小利" w:date="2026-10-24T18:19:00Z">
              <w:r>
                <w:rPr>
                  <w:rFonts w:hint="eastAsia"/>
                </w:rPr>
                <w:delText>计划</w:delText>
              </w:r>
            </w:del>
            <w:ins w:id="271" w:author="连小利" w:date="2026-10-24T18:19:00Z">
              <w:r>
                <w:rPr>
                  <w:rFonts w:hint="eastAsia"/>
                </w:rPr>
                <w:t>规划</w:t>
              </w:r>
            </w:ins>
            <w:r>
              <w:rPr>
                <w:rFonts w:hint="eastAsia"/>
              </w:rPr>
              <w:t>修复</w:t>
            </w:r>
          </w:p>
        </w:tc>
        <w:tc>
          <w:tcPr>
            <w:tcW w:w="1279" w:type="dxa"/>
            <w:vAlign w:val="center"/>
          </w:tcPr>
          <w:p w14:paraId="3A7C203D" w14:textId="77777777" w:rsidR="00521EAF" w:rsidRDefault="005924B4">
            <w:pPr>
              <w:pStyle w:val="Compact"/>
            </w:pPr>
            <w:r>
              <w:t>70.2%</w:t>
            </w:r>
          </w:p>
        </w:tc>
        <w:tc>
          <w:tcPr>
            <w:tcW w:w="1539" w:type="dxa"/>
            <w:vAlign w:val="center"/>
          </w:tcPr>
          <w:p w14:paraId="2C42CC39" w14:textId="77777777" w:rsidR="00521EAF" w:rsidRDefault="005924B4">
            <w:pPr>
              <w:pStyle w:val="Compact"/>
            </w:pPr>
            <w:r>
              <w:t>64.7%</w:t>
            </w:r>
          </w:p>
        </w:tc>
        <w:tc>
          <w:tcPr>
            <w:tcW w:w="1680" w:type="dxa"/>
            <w:vAlign w:val="center"/>
          </w:tcPr>
          <w:p w14:paraId="32556976" w14:textId="77777777" w:rsidR="00521EAF" w:rsidRDefault="005924B4">
            <w:pPr>
              <w:pStyle w:val="Compact"/>
            </w:pPr>
            <w:r>
              <w:t>38.0%</w:t>
            </w:r>
          </w:p>
        </w:tc>
        <w:tc>
          <w:tcPr>
            <w:tcW w:w="1800" w:type="dxa"/>
            <w:vAlign w:val="center"/>
          </w:tcPr>
          <w:p w14:paraId="072DDB19" w14:textId="77777777" w:rsidR="00521EAF" w:rsidRDefault="005924B4">
            <w:pPr>
              <w:pStyle w:val="Compact"/>
            </w:pPr>
            <w:r>
              <w:t>77.9%</w:t>
            </w:r>
          </w:p>
        </w:tc>
        <w:tc>
          <w:tcPr>
            <w:tcW w:w="1540" w:type="dxa"/>
            <w:vAlign w:val="center"/>
          </w:tcPr>
          <w:p w14:paraId="1276ABA1" w14:textId="77777777" w:rsidR="00521EAF" w:rsidRDefault="005924B4">
            <w:pPr>
              <w:pStyle w:val="Compact"/>
            </w:pPr>
            <w:r>
              <w:t>62.7%</w:t>
            </w:r>
          </w:p>
        </w:tc>
      </w:tr>
      <w:tr w:rsidR="00521EAF" w14:paraId="21F49069" w14:textId="77777777" w:rsidTr="00521EAF">
        <w:trPr>
          <w:cantSplit/>
        </w:trPr>
        <w:tc>
          <w:tcPr>
            <w:tcW w:w="1522" w:type="dxa"/>
            <w:vAlign w:val="center"/>
          </w:tcPr>
          <w:p w14:paraId="090B61BF" w14:textId="77777777" w:rsidR="00521EAF" w:rsidRDefault="005924B4">
            <w:pPr>
              <w:pStyle w:val="Compact"/>
            </w:pPr>
            <w:r>
              <w:rPr>
                <w:rFonts w:hint="eastAsia"/>
              </w:rPr>
              <w:t>再加入检索与代码修复</w:t>
            </w:r>
          </w:p>
        </w:tc>
        <w:tc>
          <w:tcPr>
            <w:tcW w:w="1279" w:type="dxa"/>
            <w:vAlign w:val="center"/>
          </w:tcPr>
          <w:p w14:paraId="15D45E22" w14:textId="77777777" w:rsidR="00521EAF" w:rsidRDefault="005924B4">
            <w:pPr>
              <w:pStyle w:val="Compact"/>
            </w:pPr>
            <w:r>
              <w:t>73.4%</w:t>
            </w:r>
          </w:p>
        </w:tc>
        <w:tc>
          <w:tcPr>
            <w:tcW w:w="1539" w:type="dxa"/>
            <w:vAlign w:val="center"/>
          </w:tcPr>
          <w:p w14:paraId="028B90FB" w14:textId="77777777" w:rsidR="00521EAF" w:rsidRDefault="005924B4">
            <w:pPr>
              <w:pStyle w:val="Compact"/>
            </w:pPr>
            <w:r>
              <w:t>70.5%</w:t>
            </w:r>
          </w:p>
        </w:tc>
        <w:tc>
          <w:tcPr>
            <w:tcW w:w="1680" w:type="dxa"/>
            <w:vAlign w:val="center"/>
          </w:tcPr>
          <w:p w14:paraId="68794B6F" w14:textId="77777777" w:rsidR="00521EAF" w:rsidRDefault="005924B4">
            <w:pPr>
              <w:pStyle w:val="Compact"/>
            </w:pPr>
            <w:r>
              <w:t>40.0%</w:t>
            </w:r>
          </w:p>
        </w:tc>
        <w:tc>
          <w:tcPr>
            <w:tcW w:w="1800" w:type="dxa"/>
            <w:vAlign w:val="center"/>
          </w:tcPr>
          <w:p w14:paraId="11BBD1B4" w14:textId="77777777" w:rsidR="00521EAF" w:rsidRDefault="005924B4">
            <w:pPr>
              <w:pStyle w:val="Compact"/>
            </w:pPr>
            <w:r>
              <w:t>79.3%</w:t>
            </w:r>
          </w:p>
        </w:tc>
        <w:tc>
          <w:tcPr>
            <w:tcW w:w="1540" w:type="dxa"/>
            <w:vAlign w:val="center"/>
          </w:tcPr>
          <w:p w14:paraId="120F87DF" w14:textId="77777777" w:rsidR="00521EAF" w:rsidRDefault="005924B4">
            <w:pPr>
              <w:pStyle w:val="Compact"/>
            </w:pPr>
            <w:r>
              <w:t>65.8%</w:t>
            </w:r>
          </w:p>
        </w:tc>
      </w:tr>
    </w:tbl>
    <w:p w14:paraId="5485935E" w14:textId="77777777" w:rsidR="00521EAF" w:rsidRDefault="005924B4">
      <w:pPr>
        <w:pStyle w:val="a0"/>
        <w:ind w:firstLine="560"/>
      </w:pPr>
      <w:r>
        <w:rPr>
          <w:rFonts w:hint="eastAsia"/>
        </w:rPr>
        <w:t>加入</w:t>
      </w:r>
      <w:del w:id="272" w:author="连小利" w:date="2026-10-24T18:19:00Z">
        <w:r>
          <w:rPr>
            <w:rFonts w:hint="eastAsia"/>
          </w:rPr>
          <w:delText>计划</w:delText>
        </w:r>
      </w:del>
      <w:ins w:id="273" w:author="连小利" w:date="2026-10-24T18:19:00Z">
        <w:r>
          <w:rPr>
            <w:rFonts w:hint="eastAsia"/>
          </w:rPr>
          <w:t>规划</w:t>
        </w:r>
      </w:ins>
      <w:r>
        <w:rPr>
          <w:rFonts w:hint="eastAsia"/>
        </w:rPr>
        <w:t>修复与代码修复后，</w:t>
      </w:r>
      <w:proofErr w:type="gramStart"/>
      <w:r>
        <w:rPr>
          <w:rFonts w:hint="eastAsia"/>
        </w:rPr>
        <w:t>宏平均</w:t>
      </w:r>
      <w:proofErr w:type="gramEnd"/>
      <w:r>
        <w:rPr>
          <w:rFonts w:hint="eastAsia"/>
        </w:rPr>
        <w:t>分别提高</w:t>
      </w:r>
      <w:r>
        <w:t xml:space="preserve"> 5.9 </w:t>
      </w:r>
      <w:r>
        <w:rPr>
          <w:rFonts w:hint="eastAsia"/>
        </w:rPr>
        <w:t>和</w:t>
      </w:r>
      <w:r>
        <w:t xml:space="preserve"> 3.1 </w:t>
      </w:r>
      <w:proofErr w:type="gramStart"/>
      <w:r>
        <w:rPr>
          <w:rFonts w:hint="eastAsia"/>
        </w:rPr>
        <w:t>个</w:t>
      </w:r>
      <w:proofErr w:type="gramEnd"/>
      <w:r>
        <w:rPr>
          <w:rFonts w:hint="eastAsia"/>
        </w:rPr>
        <w:t>百分点，对应</w:t>
      </w:r>
      <w:r>
        <w:t xml:space="preserve"> S-R04</w:t>
      </w:r>
      <w:r>
        <w:t>、</w:t>
      </w:r>
      <w:r>
        <w:t xml:space="preserve">S-R05 </w:t>
      </w:r>
      <w:r>
        <w:rPr>
          <w:rFonts w:hint="eastAsia"/>
        </w:rPr>
        <w:t>所组织的动作。阶段增加同时增加可用计算，不能将</w:t>
      </w:r>
      <w:proofErr w:type="gramStart"/>
      <w:r>
        <w:rPr>
          <w:rFonts w:hint="eastAsia"/>
        </w:rPr>
        <w:t>该比较</w:t>
      </w:r>
      <w:proofErr w:type="gramEnd"/>
      <w:r>
        <w:rPr>
          <w:rFonts w:hint="eastAsia"/>
        </w:rPr>
        <w:t>解释为严格等预算下某一规则的独立效应。</w:t>
      </w:r>
    </w:p>
    <w:p w14:paraId="1D0BCF67" w14:textId="77777777" w:rsidR="00521EAF" w:rsidRDefault="005924B4">
      <w:pPr>
        <w:pStyle w:val="a0"/>
        <w:ind w:firstLine="560"/>
      </w:pPr>
      <w:r>
        <w:rPr>
          <w:rFonts w:hint="eastAsia"/>
        </w:rPr>
        <w:t>检索查询的配对实验中，最终</w:t>
      </w:r>
      <w:del w:id="274" w:author="连小利" w:date="2026-10-24T18:19:00Z">
        <w:r>
          <w:rPr>
            <w:rFonts w:hint="eastAsia"/>
          </w:rPr>
          <w:delText>计划</w:delText>
        </w:r>
      </w:del>
      <w:ins w:id="275" w:author="连小利" w:date="2026-10-24T18:19:00Z">
        <w:r>
          <w:rPr>
            <w:rFonts w:hint="eastAsia"/>
          </w:rPr>
          <w:t>规划</w:t>
        </w:r>
      </w:ins>
      <w:r>
        <w:rPr>
          <w:rFonts w:hint="eastAsia"/>
        </w:rPr>
        <w:t>作为查询的</w:t>
      </w:r>
      <w:proofErr w:type="gramStart"/>
      <w:r>
        <w:rPr>
          <w:rFonts w:hint="eastAsia"/>
        </w:rPr>
        <w:t>宏平均</w:t>
      </w:r>
      <w:proofErr w:type="gramEnd"/>
      <w:r>
        <w:rPr>
          <w:rFonts w:hint="eastAsia"/>
        </w:rPr>
        <w:t>为</w:t>
      </w:r>
      <w:r>
        <w:t xml:space="preserve"> </w:t>
      </w:r>
      <w:r>
        <w:rPr>
          <w:rFonts w:hint="eastAsia"/>
        </w:rPr>
        <w:t>65.8%</w:t>
      </w:r>
      <w:r>
        <w:rPr>
          <w:rFonts w:hint="eastAsia"/>
        </w:rPr>
        <w:t>，题目作为查询为</w:t>
      </w:r>
      <w:r>
        <w:t xml:space="preserve"> </w:t>
      </w:r>
      <w:r>
        <w:rPr>
          <w:rFonts w:hint="eastAsia"/>
        </w:rPr>
        <w:t>63.6%</w:t>
      </w:r>
      <w:r>
        <w:rPr>
          <w:rFonts w:hint="eastAsia"/>
        </w:rPr>
        <w:t>；</w:t>
      </w:r>
      <w:r>
        <w:rPr>
          <w:rFonts w:hint="eastAsia"/>
        </w:rPr>
        <w:t>929</w:t>
      </w:r>
      <w:r>
        <w:t xml:space="preserve"> </w:t>
      </w:r>
      <w:proofErr w:type="gramStart"/>
      <w:r>
        <w:rPr>
          <w:rFonts w:hint="eastAsia"/>
        </w:rPr>
        <w:t>个</w:t>
      </w:r>
      <w:proofErr w:type="gramEnd"/>
      <w:r>
        <w:rPr>
          <w:rFonts w:hint="eastAsia"/>
        </w:rPr>
        <w:t>任务中有</w:t>
      </w:r>
      <w:r>
        <w:t xml:space="preserve"> 60 </w:t>
      </w:r>
      <w:proofErr w:type="gramStart"/>
      <w:r>
        <w:rPr>
          <w:rFonts w:hint="eastAsia"/>
        </w:rPr>
        <w:t>个</w:t>
      </w:r>
      <w:proofErr w:type="gramEnd"/>
      <w:r>
        <w:rPr>
          <w:rFonts w:hint="eastAsia"/>
        </w:rPr>
        <w:t>结果不同，其中</w:t>
      </w:r>
      <w:del w:id="276" w:author="连小利" w:date="2026-10-24T18:19:00Z">
        <w:r>
          <w:rPr>
            <w:rFonts w:hint="eastAsia"/>
          </w:rPr>
          <w:delText>计划</w:delText>
        </w:r>
      </w:del>
      <w:ins w:id="277" w:author="连小利" w:date="2026-10-24T18:19:00Z">
        <w:r>
          <w:rPr>
            <w:rFonts w:hint="eastAsia"/>
          </w:rPr>
          <w:t>规划</w:t>
        </w:r>
      </w:ins>
      <w:r>
        <w:rPr>
          <w:rFonts w:hint="eastAsia"/>
        </w:rPr>
        <w:t>查询胜出</w:t>
      </w:r>
      <w:r>
        <w:t xml:space="preserve"> 41 </w:t>
      </w:r>
      <w:proofErr w:type="gramStart"/>
      <w:r>
        <w:rPr>
          <w:rFonts w:hint="eastAsia"/>
        </w:rPr>
        <w:t>个</w:t>
      </w:r>
      <w:proofErr w:type="gramEnd"/>
      <w:r>
        <w:rPr>
          <w:rFonts w:hint="eastAsia"/>
        </w:rPr>
        <w:t>、题目查询胜出</w:t>
      </w:r>
      <w:r>
        <w:t xml:space="preserve"> 19 </w:t>
      </w:r>
      <w:proofErr w:type="gramStart"/>
      <w:r>
        <w:rPr>
          <w:rFonts w:hint="eastAsia"/>
        </w:rPr>
        <w:t>个</w:t>
      </w:r>
      <w:proofErr w:type="gramEnd"/>
      <w:r>
        <w:rPr>
          <w:rFonts w:hint="eastAsia"/>
        </w:rPr>
        <w:t>，精确</w:t>
      </w:r>
      <w:r>
        <w:t xml:space="preserve"> </w:t>
      </w:r>
      <w:proofErr w:type="spellStart"/>
      <w:r>
        <w:t>McNemar</w:t>
      </w:r>
      <w:proofErr w:type="spellEnd"/>
      <w:r>
        <w:t xml:space="preserve"> </w:t>
      </w:r>
      <w:r>
        <w:rPr>
          <w:rFonts w:hint="eastAsia"/>
        </w:rPr>
        <w:t>检验的</w:t>
      </w:r>
      <w:r>
        <w:t xml:space="preserve"> p </w:t>
      </w:r>
      <w:r>
        <w:rPr>
          <w:rFonts w:hint="eastAsia"/>
        </w:rPr>
        <w:t>值为</w:t>
      </w:r>
      <w:r>
        <w:t xml:space="preserve"> </w:t>
      </w:r>
      <w:r>
        <w:rPr>
          <w:rFonts w:hint="eastAsia"/>
        </w:rPr>
        <w:t>0.006</w:t>
      </w:r>
      <w:r>
        <w:rPr>
          <w:rFonts w:hint="eastAsia"/>
        </w:rPr>
        <w:t>。这支持</w:t>
      </w:r>
      <w:r>
        <w:t xml:space="preserve"> S-R05 </w:t>
      </w:r>
      <w:r>
        <w:rPr>
          <w:rFonts w:hint="eastAsia"/>
        </w:rPr>
        <w:t>使用最终</w:t>
      </w:r>
      <w:del w:id="278" w:author="连小利" w:date="2026-10-24T18:19:00Z">
        <w:r>
          <w:rPr>
            <w:rFonts w:hint="eastAsia"/>
          </w:rPr>
          <w:delText>计划</w:delText>
        </w:r>
      </w:del>
      <w:ins w:id="279" w:author="连小利" w:date="2026-10-24T18:19:00Z">
        <w:r>
          <w:rPr>
            <w:rFonts w:hint="eastAsia"/>
          </w:rPr>
          <w:t>规划</w:t>
        </w:r>
      </w:ins>
      <w:r>
        <w:rPr>
          <w:rFonts w:hint="eastAsia"/>
        </w:rPr>
        <w:t>检索的选择。</w:t>
      </w:r>
      <w:r>
        <w:rPr>
          <w:rFonts w:hint="eastAsia"/>
        </w:rPr>
        <w:t>S-R06</w:t>
      </w:r>
      <w:r>
        <w:t xml:space="preserve"> </w:t>
      </w:r>
      <w:r>
        <w:rPr>
          <w:rFonts w:hint="eastAsia"/>
        </w:rPr>
        <w:t>则统一停止条件，保证公开测试通过即返回、预算耗尽返回最后版本；这一停止约定本身没有单独的效果提升数值。</w:t>
      </w:r>
    </w:p>
    <w:p w14:paraId="55122E9B" w14:textId="77777777" w:rsidR="00521EAF" w:rsidRDefault="005924B4">
      <w:pPr>
        <w:pStyle w:val="2"/>
      </w:pPr>
      <w:bookmarkStart w:id="280" w:name="Xd50a98f11927dc0c6a86505283031da0afa7c62"/>
      <w:bookmarkEnd w:id="266"/>
      <w:r>
        <w:t xml:space="preserve">5.6 </w:t>
      </w:r>
      <w:r>
        <w:rPr>
          <w:rFonts w:hint="eastAsia"/>
        </w:rPr>
        <w:t>从需求检查到修复的综合算例（</w:t>
      </w:r>
      <w:r>
        <w:rPr>
          <w:rFonts w:hint="eastAsia"/>
        </w:rPr>
        <w:t>P-I01</w:t>
      </w:r>
      <w:r>
        <w:rPr>
          <w:rFonts w:hint="eastAsia"/>
        </w:rPr>
        <w:t>—</w:t>
      </w:r>
      <w:r>
        <w:rPr>
          <w:rFonts w:hint="eastAsia"/>
        </w:rPr>
        <w:t>P-I08</w:t>
      </w:r>
      <w:r>
        <w:rPr>
          <w:rFonts w:hint="eastAsia"/>
        </w:rPr>
        <w:t>、</w:t>
      </w:r>
      <w:r>
        <w:rPr>
          <w:rFonts w:hint="eastAsia"/>
        </w:rPr>
        <w:t>P-R01</w:t>
      </w:r>
      <w:r>
        <w:rPr>
          <w:rFonts w:hint="eastAsia"/>
        </w:rPr>
        <w:t>—</w:t>
      </w:r>
      <w:r>
        <w:rPr>
          <w:rFonts w:hint="eastAsia"/>
        </w:rPr>
        <w:t>P-R06</w:t>
      </w:r>
      <w:r>
        <w:rPr>
          <w:rFonts w:hint="eastAsia"/>
        </w:rPr>
        <w:t>、</w:t>
      </w:r>
      <w:r>
        <w:rPr>
          <w:rFonts w:hint="eastAsia"/>
        </w:rPr>
        <w:t>S-I01</w:t>
      </w:r>
      <w:r>
        <w:rPr>
          <w:rFonts w:hint="eastAsia"/>
        </w:rPr>
        <w:t>—</w:t>
      </w:r>
      <w:r>
        <w:rPr>
          <w:rFonts w:hint="eastAsia"/>
        </w:rPr>
        <w:t>S-I04</w:t>
      </w:r>
      <w:r>
        <w:rPr>
          <w:rFonts w:hint="eastAsia"/>
        </w:rPr>
        <w:t>、</w:t>
      </w:r>
      <w:r>
        <w:rPr>
          <w:rFonts w:hint="eastAsia"/>
        </w:rPr>
        <w:t>S-R01</w:t>
      </w:r>
      <w:r>
        <w:rPr>
          <w:rFonts w:hint="eastAsia"/>
        </w:rPr>
        <w:t>—</w:t>
      </w:r>
      <w:r>
        <w:rPr>
          <w:rFonts w:hint="eastAsia"/>
        </w:rPr>
        <w:t>S-R06</w:t>
      </w:r>
      <w:r>
        <w:rPr>
          <w:rFonts w:hint="eastAsia"/>
        </w:rPr>
        <w:t>）</w:t>
      </w:r>
    </w:p>
    <w:p w14:paraId="356A6344" w14:textId="77777777" w:rsidR="00521EAF" w:rsidRDefault="005924B4">
      <w:pPr>
        <w:pStyle w:val="FirstParagraph"/>
        <w:ind w:firstLine="560"/>
      </w:pPr>
      <w:r>
        <w:rPr>
          <w:rFonts w:hint="eastAsia"/>
        </w:rPr>
        <w:t>以下为解释条目关系而构造的算例，不是实际实验样本。设</w:t>
      </w:r>
      <w:proofErr w:type="gramStart"/>
      <w:r>
        <w:rPr>
          <w:rFonts w:hint="eastAsia"/>
        </w:rPr>
        <w:t>某任务</w:t>
      </w:r>
      <w:proofErr w:type="gramEnd"/>
      <w:r>
        <w:rPr>
          <w:rFonts w:hint="eastAsia"/>
        </w:rPr>
        <w:t>生成三份代码，代码行集合分别为</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oMath>
      <w:r>
        <w:t>、</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，第一份与第三份的行顺序不同，三份代码字符串均不相同，测试通过率分别为</w:t>
      </w:r>
      <w:r>
        <w:t xml:space="preserve"> </w:t>
      </w:r>
      <w:r>
        <w:rPr>
          <w:rFonts w:hint="eastAsia"/>
        </w:rPr>
        <w:t>0</w:t>
      </w:r>
      <w:r>
        <w:rPr>
          <w:rFonts w:hint="eastAsia"/>
        </w:rPr>
        <w:t>、</w:t>
      </w:r>
      <w:r>
        <w:rPr>
          <w:rFonts w:hint="eastAsia"/>
        </w:rPr>
        <w:t>0.5</w:t>
      </w:r>
      <w:r>
        <w:rPr>
          <w:rFonts w:hint="eastAsia"/>
        </w:rPr>
        <w:t>、</w:t>
      </w:r>
      <w:r>
        <w:rPr>
          <w:rFonts w:hint="eastAsia"/>
        </w:rPr>
        <w:t>1</w:t>
      </w:r>
      <w:r>
        <w:rPr>
          <w:rFonts w:hint="eastAsia"/>
        </w:rPr>
        <w:t>。三对</w:t>
      </w:r>
      <w:r>
        <w:t xml:space="preserve"> </w:t>
      </w:r>
      <w:proofErr w:type="spellStart"/>
      <w:r>
        <w:t>CodeBLEU</w:t>
      </w:r>
      <w:proofErr w:type="spellEnd"/>
      <w:r>
        <w:t xml:space="preserve"> </w:t>
      </w:r>
      <w:r>
        <w:rPr>
          <w:rFonts w:hint="eastAsia"/>
        </w:rPr>
        <w:t>相似度假设为</w:t>
      </w:r>
      <w:r>
        <w:t xml:space="preserve"> 0.8</w:t>
      </w:r>
      <w:r>
        <w:t>、</w:t>
      </w:r>
      <w:r>
        <w:t>0.</w:t>
      </w:r>
      <w:r>
        <w:t>6</w:t>
      </w:r>
      <w:r>
        <w:t>、</w:t>
      </w:r>
      <w:r>
        <w:t>0.7</w:t>
      </w:r>
      <w:r>
        <w:t>。</w:t>
      </w:r>
    </w:p>
    <w:p w14:paraId="5F52C807" w14:textId="77777777" w:rsidR="00521EAF" w:rsidRDefault="005924B4">
      <w:pPr>
        <w:pStyle w:val="a0"/>
        <w:ind w:firstLine="560"/>
      </w:pPr>
      <w:r>
        <w:rPr>
          <w:rFonts w:hint="eastAsia"/>
        </w:rPr>
        <w:t>由此得到</w:t>
      </w:r>
      <w:r>
        <w:t xml:space="preserve"> P-I01 </w:t>
      </w:r>
      <w:r>
        <w:rPr>
          <w:rFonts w:hint="eastAsia"/>
        </w:rPr>
        <w:t>为</w:t>
      </w:r>
      <w:r>
        <w:t xml:space="preserve"> </w:t>
      </w:r>
      <w:r>
        <w:rPr>
          <w:rFonts w:hint="eastAsia"/>
        </w:rPr>
        <w:t>0.30</w:t>
      </w:r>
      <w:r>
        <w:rPr>
          <w:rFonts w:hint="eastAsia"/>
        </w:rPr>
        <w:t>，</w:t>
      </w:r>
      <w:r>
        <w:rPr>
          <w:rFonts w:hint="eastAsia"/>
        </w:rPr>
        <w:t>P-I02</w:t>
      </w:r>
      <w:r>
        <w:t xml:space="preserve"> </w:t>
      </w:r>
      <w:r>
        <w:rPr>
          <w:rFonts w:hint="eastAsia"/>
        </w:rPr>
        <w:t>为</w:t>
      </w:r>
      <w:r>
        <w:t xml:space="preserve"> </w:t>
      </w:r>
      <m:oMath>
        <m:r>
          <w:rPr>
            <w:rFonts w:ascii="Cambria Math" w:hAnsi="Cambria Math"/>
          </w:rPr>
          <m:t>2</m:t>
        </m:r>
        <m:r>
          <m:rPr>
            <m:sty m:val="p"/>
          </m:rPr>
          <w:rPr>
            <w:rFonts w:ascii="Cambria Math" w:hAnsi="Cambria Math"/>
          </w:rPr>
          <m:t>/</m:t>
        </m:r>
        <m:r>
          <w:rPr>
            <w:rFonts w:ascii="Cambria Math" w:hAnsi="Cambria Math"/>
          </w:rPr>
          <m:t>3</m:t>
        </m:r>
      </m:oMath>
      <w:r>
        <w:rPr>
          <w:rFonts w:hint="eastAsia"/>
        </w:rPr>
        <w:t>，</w:t>
      </w:r>
      <w:r>
        <w:rPr>
          <w:rFonts w:hint="eastAsia"/>
        </w:rPr>
        <w:t>P-I03</w:t>
      </w:r>
      <w:r>
        <w:t xml:space="preserve"> </w:t>
      </w:r>
      <w:r>
        <w:rPr>
          <w:rFonts w:hint="eastAsia"/>
        </w:rPr>
        <w:t>约为</w:t>
      </w:r>
      <w:r>
        <w:t xml:space="preserve"> </w:t>
      </w:r>
      <w:r>
        <w:rPr>
          <w:rFonts w:hint="eastAsia"/>
        </w:rPr>
        <w:t>0.4833</w:t>
      </w:r>
      <w:r>
        <w:rPr>
          <w:rFonts w:hint="eastAsia"/>
        </w:rPr>
        <w:t>，</w:t>
      </w:r>
      <w:r>
        <w:rPr>
          <w:rFonts w:hint="eastAsia"/>
        </w:rPr>
        <w:t>S-I04</w:t>
      </w:r>
      <w:r>
        <w:t xml:space="preserve"> </w:t>
      </w:r>
      <w:r>
        <w:rPr>
          <w:rFonts w:hint="eastAsia"/>
        </w:rPr>
        <w:t>为</w:t>
      </w:r>
      <w:r>
        <w:t xml:space="preserve"> </w:t>
      </w:r>
      <m:oMath>
        <m:r>
          <w:rPr>
            <w:rFonts w:ascii="Cambria Math" w:hAnsi="Cambria Math"/>
          </w:rPr>
          <m:t>1</m:t>
        </m:r>
        <m:r>
          <m:rPr>
            <m:sty m:val="p"/>
          </m:rPr>
          <w:rPr>
            <w:rFonts w:ascii="Cambria Math" w:hAnsi="Cambria Math"/>
          </w:rPr>
          <m:t>/</m:t>
        </m:r>
        <m:r>
          <w:rPr>
            <w:rFonts w:ascii="Cambria Math" w:hAnsi="Cambria Math"/>
          </w:rPr>
          <m:t>6</m:t>
        </m:r>
      </m:oMath>
      <w:r>
        <w:rPr>
          <w:rFonts w:hint="eastAsia"/>
        </w:rPr>
        <w:t>；</w:t>
      </w:r>
      <w:r>
        <w:rPr>
          <w:rFonts w:hint="eastAsia"/>
        </w:rPr>
        <w:t>P-I04</w:t>
      </w:r>
      <w:r>
        <w:t xml:space="preserve"> </w:t>
      </w:r>
      <w:r>
        <w:rPr>
          <w:rFonts w:hint="eastAsia"/>
        </w:rPr>
        <w:t>为</w:t>
      </w:r>
      <w:r>
        <w:t xml:space="preserv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m:t>
        </m:r>
      </m:oMath>
      <w:r>
        <w:rPr>
          <w:rFonts w:hint="eastAsia"/>
        </w:rPr>
        <w:t>，</w:t>
      </w:r>
      <w:r>
        <w:rPr>
          <w:rFonts w:hint="eastAsia"/>
        </w:rPr>
        <w:t>P-I07</w:t>
      </w:r>
      <w:r>
        <w:t xml:space="preserve"> </w:t>
      </w:r>
      <w:r>
        <w:rPr>
          <w:rFonts w:hint="eastAsia"/>
        </w:rPr>
        <w:t>为</w:t>
      </w:r>
      <w:r>
        <w:t xml:space="preserve"> </w:t>
      </w:r>
      <w:r>
        <w:rPr>
          <w:rFonts w:hint="eastAsia"/>
        </w:rPr>
        <w:t>1</w:t>
      </w:r>
      <w:r>
        <w:rPr>
          <w:rFonts w:hint="eastAsia"/>
        </w:rPr>
        <w:t>。完全通过比例为</w:t>
      </w:r>
      <w:r>
        <w:t xml:space="preserve"> </w:t>
      </w:r>
      <m:oMath>
        <m:r>
          <w:rPr>
            <w:rFonts w:ascii="Cambria Math" w:hAnsi="Cambria Math"/>
          </w:rPr>
          <m:t>1</m:t>
        </m:r>
        <m:r>
          <m:rPr>
            <m:sty m:val="p"/>
          </m:rPr>
          <w:rPr>
            <w:rFonts w:ascii="Cambria Math" w:hAnsi="Cambria Math"/>
          </w:rPr>
          <m:t>/</m:t>
        </m:r>
        <m:r>
          <w:rPr>
            <w:rFonts w:ascii="Cambria Math" w:hAnsi="Cambria Math"/>
          </w:rPr>
          <m:t>3</m:t>
        </m:r>
      </m:oMath>
      <w:r>
        <w:rPr>
          <w:rFonts w:hint="eastAsia"/>
        </w:rPr>
        <w:t>，所以</w:t>
      </w:r>
      <w:r>
        <w:t xml:space="preserve"> P-I05 </w:t>
      </w:r>
      <w:r>
        <w:rPr>
          <w:rFonts w:hint="eastAsia"/>
        </w:rPr>
        <w:t>约为</w:t>
      </w:r>
      <w:r>
        <w:t xml:space="preserve"> 0.9183 </w:t>
      </w:r>
      <w:r>
        <w:rPr>
          <w:rFonts w:hint="eastAsia"/>
        </w:rPr>
        <w:t>bit</w:t>
      </w:r>
      <w:r>
        <w:rPr>
          <w:rFonts w:hint="eastAsia"/>
        </w:rPr>
        <w:t>，</w:t>
      </w:r>
      <w:r>
        <w:rPr>
          <w:rFonts w:hint="eastAsia"/>
        </w:rPr>
        <w:t>P-I06</w:t>
      </w:r>
      <w:r>
        <w:t xml:space="preserve"> </w:t>
      </w:r>
      <w:r>
        <w:rPr>
          <w:rFonts w:hint="eastAsia"/>
        </w:rPr>
        <w:t>为</w:t>
      </w:r>
      <w:r>
        <w:t xml:space="preserve"> </w:t>
      </w:r>
      <m:oMath>
        <m:r>
          <w:rPr>
            <w:rFonts w:ascii="Cambria Math" w:hAnsi="Cambria Math"/>
          </w:rPr>
          <m:t>2</m:t>
        </m:r>
        <m:r>
          <m:rPr>
            <m:sty m:val="p"/>
          </m:rPr>
          <w:rPr>
            <w:rFonts w:ascii="Cambria Math" w:hAnsi="Cambria Math"/>
          </w:rPr>
          <m:t>/</m:t>
        </m:r>
        <m:r>
          <w:rPr>
            <w:rFonts w:ascii="Cambria Math" w:hAnsi="Cambria Math"/>
          </w:rPr>
          <m:t>9</m:t>
        </m:r>
      </m:oMath>
      <w:r>
        <w:rPr>
          <w:rFonts w:hint="eastAsia"/>
        </w:rPr>
        <w:t>。</w:t>
      </w:r>
      <w:proofErr w:type="gramStart"/>
      <w:r>
        <w:rPr>
          <w:rFonts w:hint="eastAsia"/>
        </w:rPr>
        <w:t>若参照需求</w:t>
      </w:r>
      <w:proofErr w:type="gramEnd"/>
      <w:r>
        <w:rPr>
          <w:rFonts w:hint="eastAsia"/>
        </w:rPr>
        <w:t>条件的</w:t>
      </w:r>
      <w:r>
        <w:t xml:space="preserve"> UQ </w:t>
      </w:r>
      <w:r>
        <w:rPr>
          <w:rFonts w:hint="eastAsia"/>
        </w:rPr>
        <w:t>为</w:t>
      </w:r>
      <w:r>
        <w:t xml:space="preserve"> </w:t>
      </w:r>
      <w:r>
        <w:rPr>
          <w:rFonts w:hint="eastAsia"/>
        </w:rPr>
        <w:t>0.20</w:t>
      </w:r>
      <w:r>
        <w:rPr>
          <w:rFonts w:hint="eastAsia"/>
        </w:rPr>
        <w:t>，则</w:t>
      </w:r>
      <w:r>
        <w:t xml:space="preserve"> P-</w:t>
      </w:r>
      <w:r>
        <w:lastRenderedPageBreak/>
        <w:t xml:space="preserve">I08 </w:t>
      </w:r>
      <w:r>
        <w:rPr>
          <w:rFonts w:hint="eastAsia"/>
        </w:rPr>
        <w:t>约为</w:t>
      </w:r>
      <w:r>
        <w:t xml:space="preserve"> </w:t>
      </w:r>
      <w:r>
        <w:rPr>
          <w:rFonts w:hint="eastAsia"/>
        </w:rPr>
        <w:t>0.2833</w:t>
      </w:r>
      <w:r>
        <w:rPr>
          <w:rFonts w:hint="eastAsia"/>
        </w:rPr>
        <w:t>。算例说明代码差异、部分通过率波动和完全成败分布观察的是不同层面。</w:t>
      </w:r>
    </w:p>
    <w:p w14:paraId="7B2FC74D" w14:textId="77777777" w:rsidR="00521EAF" w:rsidRDefault="005924B4">
      <w:pPr>
        <w:pStyle w:val="a0"/>
        <w:ind w:firstLine="560"/>
      </w:pPr>
      <w:r>
        <w:rPr>
          <w:rFonts w:hint="eastAsia"/>
        </w:rPr>
        <w:t>若该任务在后续批次开始前已有上述</w:t>
      </w:r>
      <w:r>
        <w:t xml:space="preserve"> </w:t>
      </w:r>
      <w:r>
        <w:rPr>
          <w:rFonts w:hint="eastAsia"/>
        </w:rPr>
        <w:t>UQ</w:t>
      </w:r>
      <w:r>
        <w:rPr>
          <w:rFonts w:hint="eastAsia"/>
        </w:rPr>
        <w:t>，且演示阈值</w:t>
      </w:r>
      <w:r>
        <w:t xml:space="preserve"> </w:t>
      </w:r>
      <m:oMath>
        <m:sSub>
          <m:sSubPr>
            <m:ctrlPr>
              <w:rPr>
                <w:rFonts w:ascii="Cambria Math" w:hAnsi="Cambria Math"/>
              </w:rPr>
            </m:ctrlPr>
          </m:sSubPr>
          <m:e>
            <m:r>
              <w:rPr>
                <w:rFonts w:ascii="Cambria Math" w:hAnsi="Cambria Math"/>
              </w:rPr>
              <m:t>τ</m:t>
            </m:r>
          </m:e>
          <m:sub>
            <m:r>
              <w:rPr>
                <w:rFonts w:ascii="Cambria Math" w:hAnsi="Cambria Math"/>
              </w:rPr>
              <m:t>H</m:t>
            </m:r>
          </m:sub>
        </m:sSub>
        <m:r>
          <m:rPr>
            <m:sty m:val="p"/>
          </m:rPr>
          <w:rPr>
            <w:rFonts w:ascii="Cambria Math" w:hAnsi="Cambria Math"/>
          </w:rPr>
          <m:t>=</m:t>
        </m:r>
        <m:r>
          <w:rPr>
            <w:rFonts w:ascii="Cambria Math" w:hAnsi="Cambria Math"/>
          </w:rPr>
          <m:t>0.45</m:t>
        </m:r>
      </m:oMath>
      <w:r>
        <w:rPr>
          <w:rFonts w:hint="eastAsia"/>
        </w:rPr>
        <w:t>，</w:t>
      </w:r>
      <w:r>
        <w:rPr>
          <w:rFonts w:hint="eastAsia"/>
        </w:rPr>
        <w:t>P-R01</w:t>
      </w:r>
      <w:r>
        <w:t xml:space="preserve"> </w:t>
      </w:r>
      <w:r>
        <w:rPr>
          <w:rFonts w:hint="eastAsia"/>
        </w:rPr>
        <w:t>会触发。</w:t>
      </w:r>
      <w:proofErr w:type="gramStart"/>
      <w:r>
        <w:rPr>
          <w:rFonts w:hint="eastAsia"/>
        </w:rPr>
        <w:t>若需求</w:t>
      </w:r>
      <w:proofErr w:type="gramEnd"/>
      <w:r>
        <w:rPr>
          <w:rFonts w:hint="eastAsia"/>
        </w:rPr>
        <w:t>另含“较大的唯一元素”，经上下文核对后，“较大”的判定标准不清可触发</w:t>
      </w:r>
      <w:r>
        <w:t xml:space="preserve"> </w:t>
      </w:r>
      <w:r>
        <w:rPr>
          <w:rFonts w:hint="eastAsia"/>
        </w:rPr>
        <w:t>P-R02</w:t>
      </w:r>
      <w:r>
        <w:rPr>
          <w:rFonts w:hint="eastAsia"/>
        </w:rPr>
        <w:t>，“唯一”有两种含义可触发</w:t>
      </w:r>
      <w:r>
        <w:t xml:space="preserve"> </w:t>
      </w:r>
      <w:r>
        <w:rPr>
          <w:rFonts w:hint="eastAsia"/>
        </w:rPr>
        <w:t>P-R03</w:t>
      </w:r>
      <w:r>
        <w:rPr>
          <w:rFonts w:hint="eastAsia"/>
        </w:rPr>
        <w:t>。澄清应分别解决这些缺口，不能仅因模型采用同一解释便认定需求充分。</w:t>
      </w:r>
    </w:p>
    <w:p w14:paraId="5F8002B8" w14:textId="77777777" w:rsidR="00521EAF" w:rsidRDefault="005924B4">
      <w:pPr>
        <w:pStyle w:val="a0"/>
        <w:ind w:firstLine="560"/>
      </w:pPr>
      <w:r>
        <w:rPr>
          <w:rFonts w:hint="eastAsia"/>
        </w:rPr>
        <w:t>再设另一条件下</w:t>
      </w:r>
      <w:r>
        <w:t xml:space="preserve"> UQ </w:t>
      </w:r>
      <w:r>
        <w:rPr>
          <w:rFonts w:hint="eastAsia"/>
        </w:rPr>
        <w:t>为</w:t>
      </w:r>
      <w:r>
        <w:t xml:space="preserve"> </w:t>
      </w:r>
      <w:r>
        <w:rPr>
          <w:rFonts w:hint="eastAsia"/>
        </w:rPr>
        <w:t>0.10</w:t>
      </w:r>
      <w:r>
        <w:rPr>
          <w:rFonts w:hint="eastAsia"/>
        </w:rPr>
        <w:t>、演示低阈值为</w:t>
      </w:r>
      <w:r>
        <w:t xml:space="preserve"> </w:t>
      </w:r>
      <w:r>
        <w:rPr>
          <w:rFonts w:hint="eastAsia"/>
        </w:rPr>
        <w:t>0.20</w:t>
      </w:r>
      <w:r>
        <w:rPr>
          <w:rFonts w:hint="eastAsia"/>
        </w:rPr>
        <w:t>，而独立核对发现遗漏“只处理奇数位置”这一决定性约束，则</w:t>
      </w:r>
      <w:r>
        <w:t xml:space="preserve"> P-R04</w:t>
      </w:r>
      <w:r>
        <w:t>、</w:t>
      </w:r>
      <w:r>
        <w:t xml:space="preserve">P-R06 </w:t>
      </w:r>
      <w:r>
        <w:rPr>
          <w:rFonts w:hint="eastAsia"/>
        </w:rPr>
        <w:t>均会提示复核。若补充回答又无依据地排除零值，</w:t>
      </w:r>
      <w:r>
        <w:rPr>
          <w:rFonts w:hint="eastAsia"/>
        </w:rPr>
        <w:t>P-R05</w:t>
      </w:r>
      <w:r>
        <w:t xml:space="preserve"> </w:t>
      </w:r>
      <w:r>
        <w:rPr>
          <w:rFonts w:hint="eastAsia"/>
        </w:rPr>
        <w:t>会要求核对回答来源。这些条件展示规则如何使用独立证据，并不提供相应检测器的准确率。</w:t>
      </w:r>
    </w:p>
    <w:p w14:paraId="3F46FF11" w14:textId="77777777" w:rsidR="00521EAF" w:rsidRDefault="005924B4">
      <w:pPr>
        <w:pStyle w:val="a0"/>
        <w:ind w:firstLine="560"/>
        <w:rPr>
          <w:ins w:id="281" w:author="连小利" w:date="2026-10-24T18:35:00Z"/>
        </w:rPr>
      </w:pPr>
      <w:del w:id="282" w:author="连小利" w:date="2026-10-24T18:19:00Z">
        <w:r>
          <w:rPr>
            <w:rFonts w:hint="eastAsia"/>
          </w:rPr>
          <w:delText>计划</w:delText>
        </w:r>
      </w:del>
      <w:ins w:id="283" w:author="连小利" w:date="2026-10-24T18:19:00Z">
        <w:r>
          <w:rPr>
            <w:rFonts w:hint="eastAsia"/>
          </w:rPr>
          <w:t>规划</w:t>
        </w:r>
      </w:ins>
      <w:r>
        <w:rPr>
          <w:rFonts w:hint="eastAsia"/>
        </w:rPr>
        <w:t>生</w:t>
      </w:r>
      <w:r>
        <w:rPr>
          <w:rFonts w:hint="eastAsia"/>
        </w:rPr>
        <w:t>成后，若三维评分分别为</w:t>
      </w:r>
      <w:r>
        <w:t xml:space="preserve"> </w:t>
      </w:r>
      <w:r>
        <w:rPr>
          <w:rFonts w:hint="eastAsia"/>
        </w:rPr>
        <w:t>0.4</w:t>
      </w:r>
      <w:r>
        <w:rPr>
          <w:rFonts w:hint="eastAsia"/>
        </w:rPr>
        <w:t>、</w:t>
      </w:r>
      <w:r>
        <w:rPr>
          <w:rFonts w:hint="eastAsia"/>
        </w:rPr>
        <w:t>0.8</w:t>
      </w:r>
      <w:r>
        <w:rPr>
          <w:rFonts w:hint="eastAsia"/>
        </w:rPr>
        <w:t>、</w:t>
      </w:r>
      <w:r>
        <w:rPr>
          <w:rFonts w:hint="eastAsia"/>
        </w:rPr>
        <w:t>0.5</w:t>
      </w:r>
      <w:r>
        <w:rPr>
          <w:rFonts w:hint="eastAsia"/>
        </w:rPr>
        <w:t>，演示阈值均为</w:t>
      </w:r>
      <w:r>
        <w:t xml:space="preserve"> </w:t>
      </w:r>
      <w:r>
        <w:rPr>
          <w:rFonts w:hint="eastAsia"/>
        </w:rPr>
        <w:t>0.6</w:t>
      </w:r>
      <w:r>
        <w:rPr>
          <w:rFonts w:hint="eastAsia"/>
        </w:rPr>
        <w:t>，则</w:t>
      </w:r>
      <w:r>
        <w:t xml:space="preserve"> S-R01</w:t>
      </w:r>
      <w:r>
        <w:t>、</w:t>
      </w:r>
      <w:r>
        <w:t xml:space="preserve">S-R03 </w:t>
      </w:r>
      <w:r>
        <w:rPr>
          <w:rFonts w:hint="eastAsia"/>
        </w:rPr>
        <w:t>触发，</w:t>
      </w:r>
      <w:r>
        <w:rPr>
          <w:rFonts w:hint="eastAsia"/>
        </w:rPr>
        <w:t>S-R02</w:t>
      </w:r>
      <w:r>
        <w:t xml:space="preserve"> </w:t>
      </w:r>
      <w:r>
        <w:rPr>
          <w:rFonts w:hint="eastAsia"/>
        </w:rPr>
        <w:t>不触发；应优先修正算法缺口和不清楚的步骤。若当前公开测试失败且</w:t>
      </w:r>
      <w:del w:id="284" w:author="连小利" w:date="2026-10-24T18:19:00Z">
        <w:r>
          <w:rPr>
            <w:rFonts w:hint="eastAsia"/>
          </w:rPr>
          <w:delText>计划</w:delText>
        </w:r>
      </w:del>
      <w:ins w:id="285" w:author="连小利" w:date="2026-10-24T18:19:00Z">
        <w:r>
          <w:rPr>
            <w:rFonts w:hint="eastAsia"/>
          </w:rPr>
          <w:t>规划</w:t>
        </w:r>
      </w:ins>
      <w:r>
        <w:rPr>
          <w:rFonts w:hint="eastAsia"/>
        </w:rPr>
        <w:t>已修复两次，</w:t>
      </w:r>
      <w:r>
        <w:rPr>
          <w:rFonts w:hint="eastAsia"/>
        </w:rPr>
        <w:t>S-R04</w:t>
      </w:r>
      <w:r>
        <w:t xml:space="preserve"> </w:t>
      </w:r>
      <w:r>
        <w:rPr>
          <w:rFonts w:hint="eastAsia"/>
        </w:rPr>
        <w:t>适用；</w:t>
      </w:r>
      <w:del w:id="286" w:author="连小利" w:date="2026-10-24T18:19:00Z">
        <w:r>
          <w:rPr>
            <w:rFonts w:hint="eastAsia"/>
          </w:rPr>
          <w:delText>计划</w:delText>
        </w:r>
      </w:del>
      <w:ins w:id="287" w:author="连小利" w:date="2026-10-24T18:19:00Z">
        <w:r>
          <w:rPr>
            <w:rFonts w:hint="eastAsia"/>
          </w:rPr>
          <w:t>规划</w:t>
        </w:r>
      </w:ins>
      <w:r>
        <w:rPr>
          <w:rFonts w:hint="eastAsia"/>
        </w:rPr>
        <w:t>修复达到五次</w:t>
      </w:r>
      <w:proofErr w:type="gramStart"/>
      <w:r>
        <w:rPr>
          <w:rFonts w:hint="eastAsia"/>
        </w:rPr>
        <w:t>仍失败</w:t>
      </w:r>
      <w:proofErr w:type="gramEnd"/>
      <w:r>
        <w:rPr>
          <w:rFonts w:hint="eastAsia"/>
        </w:rPr>
        <w:t>则进入</w:t>
      </w:r>
      <w:r>
        <w:t xml:space="preserve"> </w:t>
      </w:r>
      <w:r>
        <w:rPr>
          <w:rFonts w:hint="eastAsia"/>
        </w:rPr>
        <w:t>S-R05</w:t>
      </w:r>
      <w:r>
        <w:rPr>
          <w:rFonts w:hint="eastAsia"/>
        </w:rPr>
        <w:t>；公开测试通过或六次代码修复也耗尽时，</w:t>
      </w:r>
      <w:r>
        <w:rPr>
          <w:rFonts w:hint="eastAsia"/>
        </w:rPr>
        <w:t>S-R06</w:t>
      </w:r>
      <w:r>
        <w:t xml:space="preserve"> </w:t>
      </w:r>
      <w:r>
        <w:rPr>
          <w:rFonts w:hint="eastAsia"/>
        </w:rPr>
        <w:t>返回当前代码。评分提示帮助定位问题，测试反馈与预算共同决定是否继续执行。</w:t>
      </w:r>
    </w:p>
    <w:p w14:paraId="2ECC8AFF" w14:textId="77777777" w:rsidR="00521EAF" w:rsidRPr="00F13892" w:rsidRDefault="005924B4" w:rsidP="00521EAF">
      <w:pPr>
        <w:pStyle w:val="1"/>
        <w:pPrChange w:id="288" w:author="连小利" w:date="2026-10-24T18:35:00Z">
          <w:pPr>
            <w:pStyle w:val="a0"/>
            <w:ind w:firstLine="560"/>
          </w:pPr>
        </w:pPrChange>
      </w:pPr>
      <w:r>
        <w:t xml:space="preserve">6 </w:t>
      </w:r>
      <w:r>
        <w:t>小结</w:t>
      </w:r>
    </w:p>
    <w:p w14:paraId="68EF299C" w14:textId="77777777" w:rsidR="00521EAF" w:rsidRDefault="005924B4">
      <w:pPr>
        <w:pStyle w:val="a0"/>
        <w:snapToGrid w:val="0"/>
        <w:ind w:firstLine="560"/>
      </w:pPr>
      <w:r>
        <w:rPr>
          <w:color w:val="000000"/>
        </w:rPr>
        <w:t>本报告围绕大模型代码生成中的需求理解、规划制定、知识获取、代码实现与执行反馈，建立了以决策环节和不确定性来源为两个维度的分类框架。环节用于定位观察和干预的时点，来源用于解释信息缺失、语义分歧、推理局限、生成随机性以及反馈与环境差异等问题。同一任务可以具有多个来源标签，分类应以需求、规划、代码和测试记录为依据，并保留尚不能确定的部分。</w:t>
      </w:r>
    </w:p>
    <w:p w14:paraId="3A1C39D0" w14:textId="77777777" w:rsidR="00521EAF" w:rsidRDefault="005924B4">
      <w:pPr>
        <w:pStyle w:val="a0"/>
        <w:snapToGrid w:val="0"/>
        <w:ind w:firstLine="560"/>
      </w:pPr>
      <w:r>
        <w:rPr>
          <w:color w:val="000000"/>
        </w:rPr>
        <w:lastRenderedPageBreak/>
        <w:t>在分类框架基础上，十二项指标分别描述候选代码差异、测试表现波动、成败分布、需求条件变化及规划质量；十二条规则将可用信号和独立核对结果转化为需求复核、规划检查、分阶段修复与停止决</w:t>
      </w:r>
      <w:r>
        <w:rPr>
          <w:color w:val="000000"/>
        </w:rPr>
        <w:t>策。统一符号和输入输出约定使各条目能够在相同任务、模型及测试条件下组合使用。指标存在共享输入或计算依赖，使用时应同时观察质量水平和波动程度，避免把低方差、较高评分或公开测试通过单独当作正确性的保证。</w:t>
      </w:r>
    </w:p>
    <w:p w14:paraId="67E2A8DE" w14:textId="77777777" w:rsidR="00521EAF" w:rsidRDefault="005924B4">
      <w:pPr>
        <w:pStyle w:val="a0"/>
        <w:snapToGrid w:val="0"/>
        <w:ind w:firstLine="560"/>
      </w:pPr>
      <w:r>
        <w:rPr>
          <w:color w:val="000000"/>
        </w:rPr>
        <w:t>第五</w:t>
      </w:r>
      <w:proofErr w:type="gramStart"/>
      <w:r>
        <w:rPr>
          <w:color w:val="000000"/>
        </w:rPr>
        <w:t>章通过</w:t>
      </w:r>
      <w:proofErr w:type="gramEnd"/>
      <w:r>
        <w:rPr>
          <w:color w:val="000000"/>
        </w:rPr>
        <w:t>需求澄清、规划评分、生成波动及分阶段修复的实验结果，说明了具体指标与规则的应用依据，并用综合算</w:t>
      </w:r>
      <w:proofErr w:type="gramStart"/>
      <w:r>
        <w:rPr>
          <w:color w:val="000000"/>
        </w:rPr>
        <w:t>例展示</w:t>
      </w:r>
      <w:proofErr w:type="gramEnd"/>
      <w:r>
        <w:rPr>
          <w:color w:val="000000"/>
        </w:rPr>
        <w:t>从需求检查到修复停止的衔接方式。现有结果支持在相应实验条件下使用这些信号辅助决策，但相关性、阶段累积收益和单条规则的独立效果需要分别解释。面向新任务应用时，应重新核对测试条件与信息边界，评价阈值的误报、</w:t>
      </w:r>
      <w:r>
        <w:rPr>
          <w:color w:val="000000"/>
        </w:rPr>
        <w:t>漏报和干预成本，并保存信号来源、动作及其结果，以形成可复核的不确定性分析与质量改进过程。</w:t>
      </w:r>
      <w:bookmarkEnd w:id="0"/>
      <w:bookmarkEnd w:id="234"/>
      <w:bookmarkEnd w:id="280"/>
    </w:p>
    <w:sectPr w:rsidR="00521EAF">
      <w:footerReference w:type="default" r:id="rId10"/>
      <w:footnotePr>
        <w:numRestart w:val="eachSect"/>
      </w:footnotePr>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连小利" w:date="2026-10-24T18:12:00Z" w:initials="">
    <w:p w14:paraId="56461039" w14:textId="77777777" w:rsidR="00521EAF" w:rsidRDefault="005924B4">
      <w:pPr>
        <w:pStyle w:val="a6"/>
        <w:ind w:firstLine="560"/>
      </w:pPr>
      <w:r>
        <w:annotationRef/>
      </w:r>
    </w:p>
  </w:comment>
  <w:comment w:id="75" w:author="连小利" w:date="2026-10-24T18:23:00Z" w:initials="">
    <w:p w14:paraId="712BB52A" w14:textId="77777777" w:rsidR="00521EAF" w:rsidRDefault="005924B4">
      <w:pPr>
        <w:pStyle w:val="a6"/>
        <w:ind w:firstLine="560"/>
      </w:pPr>
      <w:r>
        <w:annotationRef/>
      </w:r>
    </w:p>
  </w:comment>
  <w:comment w:id="106" w:author="连小利" w:date="2026-10-24T18:28:00Z" w:initials="">
    <w:p w14:paraId="0C3FED41" w14:textId="77777777" w:rsidR="00521EAF" w:rsidRDefault="005924B4">
      <w:pPr>
        <w:pStyle w:val="a6"/>
        <w:ind w:firstLine="560"/>
      </w:pPr>
      <w:r>
        <w:rPr>
          <w:rFonts w:hint="eastAsia"/>
        </w:rPr>
        <w:t>添加</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461039" w15:done="0"/>
  <w15:commentEx w15:paraId="712BB52A" w15:done="0"/>
  <w15:commentEx w15:paraId="0C3FED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461039" w16cid:durableId="2E88617C"/>
  <w16cid:commentId w16cid:paraId="712BB52A" w16cid:durableId="2E88617D"/>
  <w16cid:commentId w16cid:paraId="0C3FED41" w16cid:durableId="2E8861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0815E" w14:textId="77777777" w:rsidR="005924B4" w:rsidRDefault="005924B4">
      <w:pPr>
        <w:spacing w:line="240" w:lineRule="auto"/>
        <w:ind w:firstLine="560"/>
      </w:pPr>
      <w:r>
        <w:separator/>
      </w:r>
    </w:p>
  </w:endnote>
  <w:endnote w:type="continuationSeparator" w:id="0">
    <w:p w14:paraId="2D83486A" w14:textId="77777777" w:rsidR="005924B4" w:rsidRDefault="005924B4">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ptos Display">
    <w:altName w:val="Segoe Print"/>
    <w:charset w:val="00"/>
    <w:family w:val="swiss"/>
    <w:pitch w:val="default"/>
    <w:sig w:usb0="00000000"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BE915" w14:textId="77777777" w:rsidR="00521EAF" w:rsidRDefault="005924B4">
    <w:pPr>
      <w:ind w:firstLine="360"/>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0FF3F4" w14:textId="77777777" w:rsidR="005924B4" w:rsidRDefault="005924B4">
      <w:pPr>
        <w:ind w:firstLine="560"/>
      </w:pPr>
      <w:r>
        <w:separator/>
      </w:r>
    </w:p>
  </w:footnote>
  <w:footnote w:type="continuationSeparator" w:id="0">
    <w:p w14:paraId="7BA1007A" w14:textId="77777777" w:rsidR="005924B4" w:rsidRDefault="005924B4">
      <w:pPr>
        <w:ind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D4A406A"/>
    <w:multiLevelType w:val="singleLevel"/>
    <w:tmpl w:val="CD4A406A"/>
    <w:lvl w:ilvl="0">
      <w:start w:val="6"/>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EAF"/>
    <w:rsid w:val="00521EAF"/>
    <w:rsid w:val="005924B4"/>
    <w:rsid w:val="00F13892"/>
    <w:rsid w:val="1757785B"/>
    <w:rsid w:val="1F2C3B56"/>
    <w:rsid w:val="798B1B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D78FFF5-249F-43B2-8B5D-6728FE7E3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仿宋_GB2312"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qFormat="1"/>
    <w:lsdException w:name="footnote text" w:uiPriority="9" w:unhideWhenUsed="1" w:qFormat="1"/>
    <w:lsdException w:name="footnote reference" w:qFormat="1"/>
    <w:lsdException w:name="Title" w:uiPriority="10" w:qFormat="1"/>
    <w:lsdException w:name="Default Paragraph Font" w:semiHidden="1" w:unhideWhenUsed="1" w:qFormat="1"/>
    <w:lsdException w:name="Body Text" w:qFormat="1"/>
    <w:lsdException w:name="Subtitle" w:uiPriority="11" w:qFormat="1"/>
    <w:lsdException w:name="Date" w:qFormat="1"/>
    <w:lsdException w:name="Block Text" w:uiPriority="9" w:unhideWhenUsed="1" w:qFormat="1"/>
    <w:lsdException w:name="Hyperlink"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ind w:firstLineChars="200" w:firstLine="200"/>
      <w:jc w:val="both"/>
    </w:pPr>
    <w:rPr>
      <w:sz w:val="28"/>
      <w:szCs w:val="28"/>
    </w:rPr>
  </w:style>
  <w:style w:type="paragraph" w:styleId="1">
    <w:name w:val="heading 1"/>
    <w:basedOn w:val="a"/>
    <w:next w:val="a0"/>
    <w:link w:val="10"/>
    <w:uiPriority w:val="9"/>
    <w:qFormat/>
    <w:pPr>
      <w:keepNext/>
      <w:keepLines/>
      <w:spacing w:before="280" w:after="140"/>
      <w:ind w:firstLineChars="0" w:firstLine="0"/>
      <w:jc w:val="left"/>
      <w:outlineLvl w:val="0"/>
    </w:pPr>
    <w:rPr>
      <w:rFonts w:ascii="黑体" w:eastAsia="黑体" w:hAnsi="黑体" w:cs="黑体"/>
      <w:b/>
      <w:color w:val="000000"/>
    </w:rPr>
  </w:style>
  <w:style w:type="paragraph" w:styleId="2">
    <w:name w:val="heading 2"/>
    <w:basedOn w:val="a"/>
    <w:next w:val="a0"/>
    <w:link w:val="20"/>
    <w:uiPriority w:val="9"/>
    <w:semiHidden/>
    <w:unhideWhenUsed/>
    <w:qFormat/>
    <w:pPr>
      <w:keepNext/>
      <w:keepLines/>
      <w:spacing w:before="200" w:after="80"/>
      <w:ind w:firstLineChars="0" w:firstLine="0"/>
      <w:jc w:val="left"/>
      <w:outlineLvl w:val="1"/>
    </w:pPr>
    <w:rPr>
      <w:rFonts w:ascii="黑体" w:eastAsia="黑体" w:hAnsi="黑体" w:cs="黑体"/>
      <w:b/>
      <w:color w:val="000000"/>
    </w:rPr>
  </w:style>
  <w:style w:type="paragraph" w:styleId="3">
    <w:name w:val="heading 3"/>
    <w:basedOn w:val="a"/>
    <w:next w:val="a0"/>
    <w:link w:val="30"/>
    <w:uiPriority w:val="9"/>
    <w:semiHidden/>
    <w:unhideWhenUsed/>
    <w:qFormat/>
    <w:pPr>
      <w:keepNext/>
      <w:keepLines/>
      <w:spacing w:before="180" w:after="80"/>
      <w:ind w:firstLineChars="0" w:firstLine="0"/>
      <w:jc w:val="left"/>
      <w:outlineLvl w:val="2"/>
    </w:pPr>
    <w:rPr>
      <w:rFonts w:ascii="黑体" w:eastAsia="黑体" w:hAnsi="黑体" w:cs="黑体"/>
      <w:b/>
      <w:color w:val="000000"/>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style>
  <w:style w:type="paragraph" w:styleId="a5">
    <w:name w:val="caption"/>
    <w:basedOn w:val="a"/>
    <w:pPr>
      <w:spacing w:after="120"/>
    </w:pPr>
    <w:rPr>
      <w:i/>
    </w:rPr>
  </w:style>
  <w:style w:type="paragraph" w:styleId="a6">
    <w:name w:val="annotation text"/>
    <w:basedOn w:val="a"/>
    <w:pPr>
      <w:jc w:val="left"/>
    </w:pPr>
  </w:style>
  <w:style w:type="paragraph" w:styleId="a7">
    <w:name w:val="Block Text"/>
    <w:basedOn w:val="a0"/>
    <w:next w:val="a0"/>
    <w:uiPriority w:val="9"/>
    <w:unhideWhenUsed/>
    <w:qFormat/>
    <w:pPr>
      <w:spacing w:before="100" w:after="100"/>
      <w:ind w:left="480" w:right="480" w:firstLine="0"/>
    </w:pPr>
  </w:style>
  <w:style w:type="paragraph" w:styleId="a8">
    <w:name w:val="Date"/>
    <w:basedOn w:val="a9"/>
    <w:next w:val="a0"/>
    <w:qFormat/>
    <w:pPr>
      <w:keepNext/>
      <w:keepLines/>
    </w:pPr>
    <w:rPr>
      <w:sz w:val="24"/>
      <w:szCs w:val="24"/>
    </w:rPr>
  </w:style>
  <w:style w:type="paragraph" w:styleId="a9">
    <w:name w:val="Title"/>
    <w:basedOn w:val="a"/>
    <w:next w:val="a0"/>
    <w:link w:val="aa"/>
    <w:uiPriority w:val="10"/>
    <w:qFormat/>
    <w:pPr>
      <w:spacing w:before="600" w:after="500"/>
      <w:ind w:firstLineChars="0" w:firstLine="0"/>
      <w:contextualSpacing/>
      <w:jc w:val="center"/>
    </w:pPr>
    <w:rPr>
      <w:rFonts w:ascii="黑体" w:eastAsia="黑体" w:hAnsi="黑体" w:cs="黑体"/>
      <w:b/>
      <w:color w:val="000000"/>
      <w:sz w:val="36"/>
      <w:szCs w:val="36"/>
    </w:rPr>
  </w:style>
  <w:style w:type="paragraph" w:styleId="TOC1">
    <w:name w:val="toc 1"/>
    <w:qFormat/>
    <w:pPr>
      <w:spacing w:after="40" w:line="360" w:lineRule="auto"/>
    </w:pPr>
    <w:rPr>
      <w:sz w:val="24"/>
      <w:szCs w:val="24"/>
    </w:rPr>
  </w:style>
  <w:style w:type="paragraph" w:styleId="ab">
    <w:name w:val="Subtitle"/>
    <w:basedOn w:val="a9"/>
    <w:next w:val="a0"/>
    <w:link w:val="ac"/>
    <w:uiPriority w:val="11"/>
    <w:qFormat/>
    <w:rPr>
      <w:rFonts w:eastAsiaTheme="majorEastAsia" w:cstheme="majorBidi"/>
      <w:spacing w:val="15"/>
      <w:sz w:val="28"/>
      <w:szCs w:val="28"/>
    </w:rPr>
  </w:style>
  <w:style w:type="paragraph" w:styleId="ad">
    <w:name w:val="footnote text"/>
    <w:basedOn w:val="a"/>
    <w:uiPriority w:val="9"/>
    <w:unhideWhenUsed/>
    <w:qFormat/>
  </w:style>
  <w:style w:type="paragraph" w:styleId="TOC2">
    <w:name w:val="toc 2"/>
    <w:pPr>
      <w:spacing w:after="40" w:line="360" w:lineRule="auto"/>
      <w:ind w:left="360"/>
    </w:pPr>
    <w:rPr>
      <w:sz w:val="21"/>
      <w:szCs w:val="21"/>
    </w:rPr>
  </w:style>
  <w:style w:type="character" w:styleId="ae">
    <w:name w:val="Hyperlink"/>
    <w:basedOn w:val="a4"/>
    <w:qFormat/>
    <w:rPr>
      <w:color w:val="156082" w:themeColor="accent1"/>
    </w:rPr>
  </w:style>
  <w:style w:type="character" w:customStyle="1" w:styleId="a4">
    <w:name w:val="正文文本 字符"/>
    <w:basedOn w:val="a1"/>
    <w:link w:val="a0"/>
    <w:qFormat/>
  </w:style>
  <w:style w:type="character" w:styleId="af">
    <w:name w:val="footnote reference"/>
    <w:basedOn w:val="a4"/>
    <w:qFormat/>
    <w:rPr>
      <w:vertAlign w:val="superscript"/>
    </w:rPr>
  </w:style>
  <w:style w:type="paragraph" w:customStyle="1" w:styleId="FirstParagraph">
    <w:name w:val="First Paragraph"/>
    <w:basedOn w:val="a0"/>
    <w:next w:val="a0"/>
    <w:qFormat/>
  </w:style>
  <w:style w:type="paragraph" w:customStyle="1" w:styleId="Compact">
    <w:name w:val="Compact"/>
    <w:basedOn w:val="a0"/>
    <w:qFormat/>
    <w:pPr>
      <w:ind w:firstLineChars="0" w:firstLine="0"/>
      <w:jc w:val="left"/>
    </w:pPr>
    <w:rPr>
      <w:rFonts w:eastAsia="宋体"/>
      <w:sz w:val="21"/>
      <w:szCs w:val="21"/>
    </w:rPr>
  </w:style>
  <w:style w:type="character" w:customStyle="1" w:styleId="aa">
    <w:name w:val="标题 字符"/>
    <w:basedOn w:val="a1"/>
    <w:link w:val="a9"/>
    <w:uiPriority w:val="10"/>
    <w:qFormat/>
    <w:rPr>
      <w:rFonts w:asciiTheme="majorHAnsi" w:eastAsiaTheme="majorEastAsia" w:hAnsiTheme="majorHAnsi" w:cstheme="majorBidi"/>
      <w:sz w:val="56"/>
      <w:szCs w:val="56"/>
    </w:rPr>
  </w:style>
  <w:style w:type="character" w:customStyle="1" w:styleId="ac">
    <w:name w:val="副标题 字符"/>
    <w:basedOn w:val="a1"/>
    <w:link w:val="ab"/>
    <w:uiPriority w:val="11"/>
    <w:qFormat/>
    <w:rPr>
      <w:rFonts w:eastAsiaTheme="majorEastAsia" w:cstheme="majorBidi"/>
      <w:color w:val="595959" w:themeColor="text1" w:themeTint="A6"/>
      <w:spacing w:val="15"/>
      <w:sz w:val="28"/>
      <w:szCs w:val="28"/>
    </w:rPr>
  </w:style>
  <w:style w:type="paragraph" w:customStyle="1" w:styleId="Author">
    <w:name w:val="Author"/>
    <w:basedOn w:val="a9"/>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customStyle="1" w:styleId="11">
    <w:name w:val="书目1"/>
    <w:basedOn w:val="a"/>
    <w:qFormat/>
  </w:style>
  <w:style w:type="character" w:customStyle="1" w:styleId="10">
    <w:name w:val="标题 1 字符"/>
    <w:basedOn w:val="a1"/>
    <w:link w:val="1"/>
    <w:uiPriority w:val="9"/>
    <w:qFormat/>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qFormat/>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qFormat/>
    <w:rPr>
      <w:rFonts w:eastAsiaTheme="majorEastAsia" w:cstheme="majorBidi"/>
      <w:color w:val="0F4761" w:themeColor="accent1" w:themeShade="BF"/>
      <w:sz w:val="28"/>
      <w:szCs w:val="28"/>
    </w:rPr>
  </w:style>
  <w:style w:type="character" w:customStyle="1" w:styleId="40">
    <w:name w:val="标题 4 字符"/>
    <w:basedOn w:val="a1"/>
    <w:link w:val="4"/>
    <w:uiPriority w:val="9"/>
    <w:semiHidden/>
    <w:qFormat/>
    <w:rPr>
      <w:rFonts w:eastAsiaTheme="majorEastAsia" w:cstheme="majorBidi"/>
      <w:i/>
      <w:iCs/>
      <w:color w:val="0F4761" w:themeColor="accent1" w:themeShade="BF"/>
    </w:rPr>
  </w:style>
  <w:style w:type="character" w:customStyle="1" w:styleId="50">
    <w:name w:val="标题 5 字符"/>
    <w:basedOn w:val="a1"/>
    <w:link w:val="5"/>
    <w:uiPriority w:val="9"/>
    <w:semiHidden/>
    <w:qFormat/>
    <w:rPr>
      <w:rFonts w:eastAsiaTheme="majorEastAsia" w:cstheme="majorBidi"/>
      <w:color w:val="0F4761" w:themeColor="accent1" w:themeShade="BF"/>
    </w:rPr>
  </w:style>
  <w:style w:type="character" w:customStyle="1" w:styleId="60">
    <w:name w:val="标题 6 字符"/>
    <w:basedOn w:val="a1"/>
    <w:link w:val="6"/>
    <w:uiPriority w:val="9"/>
    <w:semiHidden/>
    <w:qFormat/>
    <w:rPr>
      <w:rFonts w:eastAsiaTheme="majorEastAsia" w:cstheme="majorBidi"/>
      <w:i/>
      <w:iCs/>
      <w:color w:val="595959" w:themeColor="text1" w:themeTint="A6"/>
    </w:rPr>
  </w:style>
  <w:style w:type="character" w:customStyle="1" w:styleId="70">
    <w:name w:val="标题 7 字符"/>
    <w:basedOn w:val="a1"/>
    <w:link w:val="7"/>
    <w:uiPriority w:val="9"/>
    <w:semiHidden/>
    <w:qFormat/>
    <w:rPr>
      <w:rFonts w:eastAsiaTheme="majorEastAsia" w:cstheme="majorBidi"/>
      <w:color w:val="595959" w:themeColor="text1" w:themeTint="A6"/>
    </w:rPr>
  </w:style>
  <w:style w:type="character" w:customStyle="1" w:styleId="80">
    <w:name w:val="标题 8 字符"/>
    <w:basedOn w:val="a1"/>
    <w:link w:val="8"/>
    <w:uiPriority w:val="9"/>
    <w:semiHidden/>
    <w:qFormat/>
    <w:rPr>
      <w:rFonts w:eastAsiaTheme="majorEastAsia" w:cstheme="majorBidi"/>
      <w:i/>
      <w:iCs/>
      <w:color w:val="272727" w:themeColor="text1" w:themeTint="D8"/>
    </w:rPr>
  </w:style>
  <w:style w:type="character" w:customStyle="1" w:styleId="90">
    <w:name w:val="标题 9 字符"/>
    <w:basedOn w:val="a1"/>
    <w:link w:val="9"/>
    <w:uiPriority w:val="9"/>
    <w:semiHidden/>
    <w:qFormat/>
    <w:rPr>
      <w:rFonts w:eastAsiaTheme="majorEastAsia" w:cstheme="majorBidi"/>
      <w:color w:val="272727" w:themeColor="text1" w:themeTint="D8"/>
    </w:rPr>
  </w:style>
  <w:style w:type="paragraph" w:customStyle="1" w:styleId="FootnoteBlockText">
    <w:name w:val="Footnote Block Text"/>
    <w:basedOn w:val="ad"/>
    <w:next w:val="ad"/>
    <w:uiPriority w:val="9"/>
    <w:unhideWhenUsed/>
    <w:qFormat/>
    <w:pPr>
      <w:spacing w:before="100" w:after="100"/>
      <w:ind w:left="480" w:right="480" w:firstLine="0"/>
    </w:pPr>
  </w:style>
  <w:style w:type="table" w:customStyle="1" w:styleId="Table">
    <w:name w:val="Table"/>
    <w:semiHidden/>
    <w:unhideWhenUsed/>
    <w:qFormat/>
    <w:pPr>
      <w:spacing w:line="360" w:lineRule="auto"/>
    </w:pPr>
    <w:rPr>
      <w:rFonts w:eastAsia="宋体"/>
      <w:sz w:val="21"/>
      <w:szCs w:val="21"/>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style>
  <w:style w:type="paragraph" w:customStyle="1" w:styleId="TableCaption">
    <w:name w:val="Table Caption"/>
    <w:basedOn w:val="a5"/>
    <w:qFormat/>
    <w:pPr>
      <w:keepNext/>
    </w:pPr>
  </w:style>
  <w:style w:type="paragraph" w:customStyle="1" w:styleId="ImageCaption">
    <w:name w:val="Image Caption"/>
    <w:basedOn w:val="a5"/>
    <w:pPr>
      <w:spacing w:before="40"/>
      <w:ind w:firstLineChars="0" w:firstLine="0"/>
      <w:jc w:val="center"/>
    </w:pPr>
    <w:rPr>
      <w:rFonts w:eastAsia="宋体"/>
      <w:i w:val="0"/>
      <w:sz w:val="21"/>
      <w:szCs w:val="21"/>
    </w:rPr>
  </w:style>
  <w:style w:type="paragraph" w:customStyle="1" w:styleId="Figure">
    <w:name w:val="Figure"/>
    <w:basedOn w:val="a"/>
    <w:qFormat/>
  </w:style>
  <w:style w:type="paragraph" w:customStyle="1" w:styleId="CaptionedFigure">
    <w:name w:val="Captioned Figure"/>
    <w:basedOn w:val="Figure"/>
    <w:qFormat/>
    <w:pPr>
      <w:keepNext/>
      <w:spacing w:before="120"/>
      <w:ind w:firstLineChars="0" w:firstLine="0"/>
      <w:jc w:val="center"/>
    </w:pPr>
    <w:rPr>
      <w:rFonts w:eastAsia="宋体"/>
      <w:sz w:val="21"/>
      <w:szCs w:val="21"/>
    </w:rPr>
  </w:style>
  <w:style w:type="character" w:customStyle="1" w:styleId="VerbatimChar">
    <w:name w:val="Verbatim Char"/>
    <w:basedOn w:val="a4"/>
    <w:link w:val="SourceCode"/>
    <w:qFormat/>
    <w:rPr>
      <w:rFonts w:ascii="Consolas" w:hAnsi="Consolas"/>
      <w:sz w:val="22"/>
    </w:rPr>
  </w:style>
  <w:style w:type="paragraph" w:customStyle="1" w:styleId="SourceCode">
    <w:name w:val="Source Code"/>
    <w:basedOn w:val="a"/>
    <w:link w:val="VerbatimChar"/>
    <w:qFormat/>
    <w:pPr>
      <w:pBdr>
        <w:top w:val="single" w:sz="4" w:space="5" w:color="D9D9D9"/>
        <w:left w:val="single" w:sz="4" w:space="5" w:color="D9D9D9"/>
        <w:bottom w:val="single" w:sz="4" w:space="5" w:color="D9D9D9"/>
        <w:right w:val="single" w:sz="4" w:space="5" w:color="D9D9D9"/>
      </w:pBdr>
      <w:shd w:val="clear" w:color="auto" w:fill="F7F7F7"/>
      <w:spacing w:before="120" w:after="120" w:line="280" w:lineRule="auto"/>
      <w:ind w:left="220" w:right="220" w:firstLineChars="0" w:firstLine="0"/>
      <w:jc w:val="left"/>
    </w:pPr>
  </w:style>
  <w:style w:type="character" w:customStyle="1" w:styleId="SectionNumber">
    <w:name w:val="Section Number"/>
    <w:basedOn w:val="a4"/>
    <w:qFormat/>
  </w:style>
  <w:style w:type="paragraph" w:customStyle="1" w:styleId="TOC10">
    <w:name w:val="TOC 标题1"/>
    <w:basedOn w:val="1"/>
    <w:next w:val="a0"/>
    <w:uiPriority w:val="39"/>
    <w:unhideWhenUsed/>
    <w:qFormat/>
    <w:pPr>
      <w:spacing w:before="180" w:after="160"/>
      <w:jc w:val="center"/>
      <w:outlineLvl w:val="9"/>
    </w:p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0">
    <w:name w:val="annotation reference"/>
    <w:basedOn w:val="a1"/>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25</Pages>
  <Words>2628</Words>
  <Characters>14985</Characters>
  <Application>Microsoft Office Word</Application>
  <DocSecurity>0</DocSecurity>
  <Lines>124</Lines>
  <Paragraphs>35</Paragraphs>
  <ScaleCrop>false</ScaleCrop>
  <Company/>
  <LinksUpToDate>false</LinksUpToDate>
  <CharactersWithSpaces>17578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连小利</dc:creator>
  <cp:lastModifiedBy>枫凯 木</cp:lastModifiedBy>
  <cp:revision>2</cp:revision>
  <dcterms:created xsi:type="dcterms:W3CDTF">2026-10-24T09:58:00Z</dcterms:created>
  <dcterms:modified xsi:type="dcterms:W3CDTF">2026-10-25T03:10:00Z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eyJoZGlkIjoiMzEwNTM5NzYwMDRjMzkwZTVkZjY2ODkwMGIxNGU0OTUiLCJ1c2VySWQiOiIxNDc1MjUzMTM4In0=</vt:lpwstr>
  </property>
  <property fmtid="{D5CDD505-2E9C-101B-9397-08002B2CF9AE}" pid="3" name="KSOProductBuildVer">
    <vt:lpwstr>2052-12.1.0.24657</vt:lpwstr>
  </property>
  <property fmtid="{D5CDD505-2E9C-101B-9397-08002B2CF9AE}" pid="4" name="ICV">
    <vt:lpwstr>6DABF72E7A274523B4C0E470D78879D1_13</vt:lpwstr>
  </property>
</Properties>
</file>